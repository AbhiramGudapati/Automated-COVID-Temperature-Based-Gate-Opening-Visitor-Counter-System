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BC88B" w14:textId="77777777" w:rsidR="005930ED" w:rsidRDefault="00522E1B">
      <w:pPr>
        <w:spacing w:line="240" w:lineRule="auto"/>
        <w:ind w:firstLineChars="1150" w:firstLine="3220"/>
        <w:rPr>
          <w:rFonts w:ascii="Times New Roman" w:hAnsi="Times New Roman" w:cs="Times New Roman"/>
          <w:sz w:val="28"/>
        </w:rPr>
      </w:pPr>
      <w:r>
        <w:rPr>
          <w:rFonts w:ascii="Times New Roman" w:hAnsi="Times New Roman" w:cs="Times New Roman"/>
          <w:sz w:val="28"/>
        </w:rPr>
        <w:t>A project Report on</w:t>
      </w:r>
    </w:p>
    <w:p w14:paraId="146931A0" w14:textId="77777777" w:rsidR="005930ED" w:rsidRDefault="00522E1B">
      <w:pPr>
        <w:spacing w:after="0" w:line="360" w:lineRule="auto"/>
        <w:contextualSpacing/>
        <w:jc w:val="center"/>
        <w:rPr>
          <w:rFonts w:ascii="Times New Roman" w:hAnsi="Times New Roman" w:cs="Times New Roman"/>
          <w:b/>
          <w:i/>
          <w:color w:val="FF0000"/>
          <w:sz w:val="28"/>
        </w:rPr>
      </w:pPr>
      <w:r>
        <w:rPr>
          <w:rFonts w:ascii="Times New Roman" w:hAnsi="Times New Roman" w:cs="Times New Roman"/>
          <w:b/>
          <w:color w:val="E36C0A" w:themeColor="accent6" w:themeShade="BF"/>
          <w:sz w:val="32"/>
          <w:szCs w:val="32"/>
        </w:rPr>
        <w:t>AUTOMATED COVID TEMPERATURE BASED GATE OPENING AND VISITOR COUNTER SYSTEM</w:t>
      </w:r>
    </w:p>
    <w:p w14:paraId="22A17DCA" w14:textId="77777777" w:rsidR="005930ED" w:rsidRDefault="00522E1B">
      <w:pPr>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fulfilment of the requirements for the award of the Degree of</w:t>
      </w:r>
    </w:p>
    <w:p w14:paraId="2863621F" w14:textId="77777777" w:rsidR="005930ED" w:rsidRDefault="00522E1B">
      <w:pPr>
        <w:tabs>
          <w:tab w:val="center" w:pos="4153"/>
          <w:tab w:val="right" w:pos="8306"/>
        </w:tabs>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32"/>
          <w:szCs w:val="34"/>
        </w:rPr>
        <w:tab/>
        <w:t xml:space="preserve">      </w:t>
      </w:r>
      <w:r>
        <w:rPr>
          <w:rFonts w:ascii="Times New Roman" w:eastAsia="Times New Roman" w:hAnsi="Times New Roman" w:cs="Times New Roman"/>
          <w:b/>
          <w:sz w:val="24"/>
          <w:szCs w:val="24"/>
        </w:rPr>
        <w:t xml:space="preserve"> BACHELOR OF TECHNOLOGY</w:t>
      </w:r>
    </w:p>
    <w:p w14:paraId="07B81625" w14:textId="77777777" w:rsidR="005930ED" w:rsidRDefault="005930ED">
      <w:pPr>
        <w:tabs>
          <w:tab w:val="center" w:pos="4153"/>
          <w:tab w:val="right" w:pos="8306"/>
        </w:tabs>
        <w:spacing w:line="240" w:lineRule="auto"/>
        <w:contextualSpacing/>
        <w:rPr>
          <w:rFonts w:ascii="Times New Roman" w:eastAsia="Times New Roman" w:hAnsi="Times New Roman" w:cs="Times New Roman"/>
          <w:b/>
          <w:sz w:val="24"/>
          <w:szCs w:val="24"/>
        </w:rPr>
      </w:pPr>
    </w:p>
    <w:p w14:paraId="3C36413A" w14:textId="77777777" w:rsidR="005930ED" w:rsidRDefault="00522E1B">
      <w:pPr>
        <w:spacing w:line="240" w:lineRule="auto"/>
        <w:ind w:left="3600" w:firstLine="72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08711D9C" w14:textId="77777777" w:rsidR="005930ED" w:rsidRDefault="005930ED">
      <w:pPr>
        <w:spacing w:line="240" w:lineRule="auto"/>
        <w:ind w:left="3600" w:firstLine="720"/>
        <w:contextualSpacing/>
        <w:rPr>
          <w:rFonts w:ascii="Times New Roman" w:eastAsia="Times New Roman" w:hAnsi="Times New Roman" w:cs="Times New Roman"/>
          <w:b/>
          <w:sz w:val="24"/>
          <w:szCs w:val="24"/>
        </w:rPr>
      </w:pPr>
    </w:p>
    <w:p w14:paraId="7689A90F" w14:textId="77777777" w:rsidR="005930ED" w:rsidRDefault="00522E1B">
      <w:pPr>
        <w:spacing w:line="24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ELECTRICAL AND ELECTRONICS ENGINEERING</w:t>
      </w:r>
    </w:p>
    <w:p w14:paraId="1A2797EB" w14:textId="77777777" w:rsidR="005930ED" w:rsidRDefault="005930ED">
      <w:pPr>
        <w:spacing w:line="240" w:lineRule="auto"/>
        <w:contextualSpacing/>
        <w:jc w:val="center"/>
        <w:rPr>
          <w:rFonts w:ascii="Times New Roman" w:eastAsia="Times New Roman" w:hAnsi="Times New Roman" w:cs="Times New Roman"/>
          <w:b/>
          <w:sz w:val="24"/>
          <w:szCs w:val="24"/>
        </w:rPr>
      </w:pPr>
    </w:p>
    <w:p w14:paraId="7BFBC266" w14:textId="77777777" w:rsidR="005930ED" w:rsidRDefault="00522E1B">
      <w:pPr>
        <w:spacing w:line="240" w:lineRule="auto"/>
        <w:ind w:left="3600" w:firstLine="720"/>
        <w:contextualSpacing/>
        <w:rPr>
          <w:rFonts w:ascii="Times New Roman" w:hAnsi="Times New Roman"/>
          <w:b/>
          <w:sz w:val="24"/>
          <w:szCs w:val="24"/>
        </w:rPr>
      </w:pPr>
      <w:r>
        <w:rPr>
          <w:rFonts w:ascii="Times New Roman" w:hAnsi="Times New Roman"/>
          <w:b/>
          <w:sz w:val="24"/>
          <w:szCs w:val="24"/>
        </w:rPr>
        <w:t>By</w:t>
      </w:r>
    </w:p>
    <w:p w14:paraId="045DAD75" w14:textId="06DA2C56" w:rsidR="005930ED" w:rsidRDefault="00522E1B">
      <w:pPr>
        <w:pStyle w:val="NoSpacing"/>
        <w:ind w:firstLineChars="950" w:firstLine="2289"/>
        <w:rPr>
          <w:rFonts w:ascii="Times New Roman" w:hAnsi="Times New Roman"/>
          <w:b/>
          <w:color w:val="FF0000"/>
          <w:sz w:val="24"/>
          <w:szCs w:val="24"/>
        </w:rPr>
      </w:pPr>
      <w:r>
        <w:rPr>
          <w:rFonts w:ascii="Times New Roman" w:hAnsi="Times New Roman"/>
          <w:b/>
          <w:color w:val="FF0000"/>
          <w:sz w:val="24"/>
          <w:szCs w:val="24"/>
        </w:rPr>
        <w:t>G.CH.SAI MANIKANTA</w:t>
      </w:r>
      <w:r>
        <w:rPr>
          <w:rFonts w:ascii="Times New Roman" w:hAnsi="Times New Roman"/>
          <w:b/>
          <w:color w:val="FF0000"/>
          <w:sz w:val="24"/>
          <w:szCs w:val="24"/>
          <w:lang w:val="en-US"/>
        </w:rPr>
        <w:t xml:space="preserve">    </w:t>
      </w:r>
      <w:r>
        <w:rPr>
          <w:rFonts w:ascii="Times New Roman" w:hAnsi="Times New Roman"/>
          <w:b/>
          <w:color w:val="FF0000"/>
          <w:sz w:val="24"/>
          <w:szCs w:val="24"/>
        </w:rPr>
        <w:t xml:space="preserve">       </w:t>
      </w:r>
      <w:r w:rsidR="00CE7C5B">
        <w:rPr>
          <w:rFonts w:ascii="Times New Roman" w:hAnsi="Times New Roman"/>
          <w:b/>
          <w:color w:val="FF0000"/>
          <w:sz w:val="24"/>
          <w:szCs w:val="24"/>
        </w:rPr>
        <w:t xml:space="preserve"> </w:t>
      </w:r>
      <w:r>
        <w:rPr>
          <w:rFonts w:ascii="Times New Roman" w:hAnsi="Times New Roman"/>
          <w:b/>
          <w:color w:val="FF0000"/>
          <w:sz w:val="24"/>
          <w:szCs w:val="24"/>
        </w:rPr>
        <w:t>18P35A0258</w:t>
      </w:r>
    </w:p>
    <w:p w14:paraId="18D41249" w14:textId="77777777" w:rsidR="005930ED" w:rsidRDefault="005930ED">
      <w:pPr>
        <w:pStyle w:val="NoSpacing"/>
        <w:rPr>
          <w:rFonts w:ascii="Times New Roman" w:hAnsi="Times New Roman"/>
          <w:b/>
          <w:color w:val="FF0000"/>
          <w:sz w:val="24"/>
          <w:szCs w:val="24"/>
          <w:lang w:val="en-US"/>
        </w:rPr>
      </w:pPr>
    </w:p>
    <w:p w14:paraId="1ACE3784" w14:textId="2AABA377" w:rsidR="005930ED" w:rsidRDefault="0050428B">
      <w:pPr>
        <w:pStyle w:val="NoSpacing"/>
        <w:ind w:firstLineChars="950" w:firstLine="2289"/>
        <w:rPr>
          <w:rFonts w:ascii="Times New Roman" w:hAnsi="Times New Roman"/>
          <w:b/>
          <w:color w:val="FF0000"/>
          <w:sz w:val="24"/>
          <w:szCs w:val="24"/>
        </w:rPr>
      </w:pPr>
      <w:r>
        <w:rPr>
          <w:rFonts w:ascii="Times New Roman" w:hAnsi="Times New Roman"/>
          <w:b/>
          <w:color w:val="FF0000"/>
          <w:sz w:val="24"/>
          <w:szCs w:val="24"/>
        </w:rPr>
        <w:t>G. LEELA</w:t>
      </w:r>
      <w:r w:rsidR="00522E1B">
        <w:rPr>
          <w:rFonts w:ascii="Times New Roman" w:hAnsi="Times New Roman"/>
          <w:b/>
          <w:color w:val="FF0000"/>
          <w:sz w:val="24"/>
          <w:szCs w:val="24"/>
        </w:rPr>
        <w:t xml:space="preserve"> ABHIRAM</w:t>
      </w:r>
      <w:r w:rsidR="00522E1B">
        <w:rPr>
          <w:rFonts w:ascii="Times New Roman" w:hAnsi="Times New Roman"/>
          <w:b/>
          <w:color w:val="FF0000"/>
          <w:sz w:val="24"/>
          <w:szCs w:val="24"/>
          <w:lang w:val="en-US"/>
        </w:rPr>
        <w:t xml:space="preserve">             </w:t>
      </w:r>
      <w:r w:rsidR="00522E1B">
        <w:rPr>
          <w:rFonts w:ascii="Times New Roman" w:hAnsi="Times New Roman"/>
          <w:b/>
          <w:color w:val="FF0000"/>
          <w:sz w:val="24"/>
          <w:szCs w:val="24"/>
        </w:rPr>
        <w:t xml:space="preserve">    </w:t>
      </w:r>
      <w:r w:rsidR="00522E1B">
        <w:rPr>
          <w:rFonts w:ascii="Times New Roman" w:hAnsi="Times New Roman"/>
          <w:b/>
          <w:color w:val="FF0000"/>
          <w:sz w:val="24"/>
          <w:szCs w:val="24"/>
          <w:lang w:val="en-US"/>
        </w:rPr>
        <w:t>1</w:t>
      </w:r>
      <w:r w:rsidR="00522E1B">
        <w:rPr>
          <w:rFonts w:ascii="Times New Roman" w:hAnsi="Times New Roman"/>
          <w:b/>
          <w:color w:val="FF0000"/>
          <w:sz w:val="24"/>
          <w:szCs w:val="24"/>
        </w:rPr>
        <w:t>8P35A0257</w:t>
      </w:r>
    </w:p>
    <w:p w14:paraId="743470E2" w14:textId="77777777" w:rsidR="005930ED" w:rsidRDefault="005930ED">
      <w:pPr>
        <w:pStyle w:val="NoSpacing"/>
        <w:rPr>
          <w:rFonts w:ascii="Times New Roman" w:hAnsi="Times New Roman"/>
          <w:b/>
          <w:color w:val="FF0000"/>
          <w:sz w:val="24"/>
          <w:szCs w:val="24"/>
          <w:lang w:val="en-US"/>
        </w:rPr>
      </w:pPr>
    </w:p>
    <w:p w14:paraId="1ADB7535" w14:textId="1487D0C7" w:rsidR="005930ED" w:rsidRDefault="00522E1B">
      <w:pPr>
        <w:pStyle w:val="NoSpacing"/>
        <w:ind w:firstLineChars="950" w:firstLine="2289"/>
        <w:rPr>
          <w:rFonts w:ascii="Times New Roman" w:hAnsi="Times New Roman"/>
          <w:b/>
          <w:color w:val="FF0000"/>
          <w:sz w:val="24"/>
          <w:szCs w:val="24"/>
        </w:rPr>
      </w:pPr>
      <w:r>
        <w:rPr>
          <w:rFonts w:ascii="Times New Roman" w:hAnsi="Times New Roman"/>
          <w:b/>
          <w:color w:val="FF0000"/>
          <w:sz w:val="24"/>
          <w:szCs w:val="24"/>
        </w:rPr>
        <w:t>S.</w:t>
      </w:r>
      <w:r w:rsidR="0050428B">
        <w:rPr>
          <w:rFonts w:ascii="Times New Roman" w:hAnsi="Times New Roman"/>
          <w:b/>
          <w:color w:val="FF0000"/>
          <w:sz w:val="24"/>
          <w:szCs w:val="24"/>
        </w:rPr>
        <w:t>J. VENKATA</w:t>
      </w:r>
      <w:r>
        <w:rPr>
          <w:rFonts w:ascii="Times New Roman" w:hAnsi="Times New Roman"/>
          <w:b/>
          <w:color w:val="FF0000"/>
          <w:sz w:val="24"/>
          <w:szCs w:val="24"/>
        </w:rPr>
        <w:t xml:space="preserve"> ARAVIND</w:t>
      </w:r>
      <w:r>
        <w:rPr>
          <w:rFonts w:ascii="Times New Roman" w:hAnsi="Times New Roman"/>
          <w:b/>
          <w:color w:val="FF0000"/>
          <w:sz w:val="24"/>
          <w:szCs w:val="24"/>
          <w:lang w:val="en-US"/>
        </w:rPr>
        <w:t xml:space="preserve">       </w:t>
      </w:r>
      <w:r>
        <w:rPr>
          <w:rFonts w:ascii="Times New Roman" w:hAnsi="Times New Roman"/>
          <w:b/>
          <w:color w:val="FF0000"/>
          <w:sz w:val="24"/>
          <w:szCs w:val="24"/>
        </w:rPr>
        <w:t xml:space="preserve"> </w:t>
      </w:r>
      <w:r>
        <w:rPr>
          <w:rFonts w:ascii="Times New Roman" w:hAnsi="Times New Roman"/>
          <w:b/>
          <w:color w:val="FF0000"/>
          <w:sz w:val="24"/>
          <w:szCs w:val="24"/>
          <w:lang w:val="en-US"/>
        </w:rPr>
        <w:t xml:space="preserve"> </w:t>
      </w:r>
      <w:r>
        <w:rPr>
          <w:rFonts w:ascii="Times New Roman" w:hAnsi="Times New Roman"/>
          <w:b/>
          <w:color w:val="FF0000"/>
          <w:sz w:val="24"/>
          <w:szCs w:val="24"/>
        </w:rPr>
        <w:t>18P35A0276</w:t>
      </w:r>
    </w:p>
    <w:p w14:paraId="702C2354" w14:textId="77777777" w:rsidR="005930ED" w:rsidRDefault="005930ED">
      <w:pPr>
        <w:pStyle w:val="NoSpacing"/>
        <w:rPr>
          <w:rFonts w:ascii="Times New Roman" w:hAnsi="Times New Roman"/>
          <w:b/>
          <w:color w:val="FF0000"/>
          <w:sz w:val="24"/>
          <w:szCs w:val="24"/>
          <w:lang w:val="en-US"/>
        </w:rPr>
      </w:pPr>
    </w:p>
    <w:p w14:paraId="68544CBE" w14:textId="51B13D24" w:rsidR="005930ED" w:rsidRDefault="0050428B">
      <w:pPr>
        <w:pStyle w:val="NoSpacing"/>
        <w:ind w:firstLineChars="950" w:firstLine="2289"/>
        <w:rPr>
          <w:rFonts w:ascii="Times New Roman" w:hAnsi="Times New Roman"/>
          <w:b/>
          <w:color w:val="FF0000"/>
          <w:sz w:val="24"/>
          <w:szCs w:val="24"/>
        </w:rPr>
      </w:pPr>
      <w:r>
        <w:rPr>
          <w:rFonts w:ascii="Times New Roman" w:hAnsi="Times New Roman"/>
          <w:b/>
          <w:color w:val="FF0000"/>
          <w:sz w:val="24"/>
          <w:szCs w:val="24"/>
        </w:rPr>
        <w:t>N. SUMAN</w:t>
      </w:r>
      <w:r w:rsidR="00522E1B">
        <w:rPr>
          <w:rFonts w:ascii="Times New Roman" w:hAnsi="Times New Roman"/>
          <w:b/>
          <w:color w:val="FF0000"/>
          <w:sz w:val="24"/>
          <w:szCs w:val="24"/>
        </w:rPr>
        <w:t xml:space="preserve"> RAJU</w:t>
      </w:r>
      <w:r w:rsidR="00522E1B">
        <w:rPr>
          <w:rFonts w:ascii="Times New Roman" w:hAnsi="Times New Roman"/>
          <w:b/>
          <w:color w:val="FF0000"/>
          <w:sz w:val="24"/>
          <w:szCs w:val="24"/>
          <w:lang w:val="en-US"/>
        </w:rPr>
        <w:t xml:space="preserve">             </w:t>
      </w:r>
      <w:r w:rsidR="00522E1B">
        <w:rPr>
          <w:rFonts w:ascii="Times New Roman" w:hAnsi="Times New Roman"/>
          <w:b/>
          <w:color w:val="FF0000"/>
          <w:sz w:val="24"/>
          <w:szCs w:val="24"/>
        </w:rPr>
        <w:t xml:space="preserve">            </w:t>
      </w:r>
      <w:r w:rsidR="00522E1B">
        <w:rPr>
          <w:rFonts w:ascii="Times New Roman" w:hAnsi="Times New Roman"/>
          <w:b/>
          <w:color w:val="FF0000"/>
          <w:sz w:val="24"/>
          <w:szCs w:val="24"/>
          <w:lang w:val="en-US"/>
        </w:rPr>
        <w:t>1</w:t>
      </w:r>
      <w:r w:rsidR="00522E1B">
        <w:rPr>
          <w:rFonts w:ascii="Times New Roman" w:hAnsi="Times New Roman"/>
          <w:b/>
          <w:color w:val="FF0000"/>
          <w:sz w:val="24"/>
          <w:szCs w:val="24"/>
        </w:rPr>
        <w:t>8P35A0270</w:t>
      </w:r>
    </w:p>
    <w:p w14:paraId="0510FF5A" w14:textId="77777777" w:rsidR="005930ED" w:rsidRDefault="005930ED">
      <w:pPr>
        <w:pStyle w:val="NoSpacing"/>
        <w:rPr>
          <w:rFonts w:ascii="Times New Roman" w:hAnsi="Times New Roman"/>
          <w:b/>
          <w:color w:val="FF0000"/>
          <w:sz w:val="24"/>
          <w:szCs w:val="24"/>
        </w:rPr>
      </w:pPr>
    </w:p>
    <w:p w14:paraId="7820C981" w14:textId="30F70E5B" w:rsidR="005930ED" w:rsidRDefault="0050428B">
      <w:pPr>
        <w:pStyle w:val="NoSpacing"/>
        <w:ind w:firstLineChars="950" w:firstLine="2289"/>
        <w:rPr>
          <w:rFonts w:ascii="Times New Roman" w:hAnsi="Times New Roman"/>
          <w:b/>
          <w:color w:val="FF0000"/>
          <w:sz w:val="24"/>
          <w:szCs w:val="24"/>
        </w:rPr>
      </w:pPr>
      <w:r>
        <w:rPr>
          <w:rFonts w:ascii="Times New Roman" w:hAnsi="Times New Roman"/>
          <w:b/>
          <w:color w:val="FF0000"/>
          <w:sz w:val="24"/>
          <w:szCs w:val="24"/>
        </w:rPr>
        <w:t>A. VARA</w:t>
      </w:r>
      <w:r w:rsidR="00522E1B">
        <w:rPr>
          <w:rFonts w:ascii="Times New Roman" w:hAnsi="Times New Roman"/>
          <w:b/>
          <w:color w:val="FF0000"/>
          <w:sz w:val="24"/>
          <w:szCs w:val="24"/>
        </w:rPr>
        <w:t xml:space="preserve"> PRASAD</w:t>
      </w:r>
      <w:r w:rsidR="00522E1B">
        <w:rPr>
          <w:rFonts w:ascii="Times New Roman" w:hAnsi="Times New Roman"/>
          <w:b/>
          <w:color w:val="FF0000"/>
          <w:sz w:val="24"/>
          <w:szCs w:val="24"/>
          <w:lang w:val="en-US"/>
        </w:rPr>
        <w:t xml:space="preserve">        </w:t>
      </w:r>
      <w:r w:rsidR="00522E1B">
        <w:rPr>
          <w:rFonts w:ascii="Times New Roman" w:hAnsi="Times New Roman"/>
          <w:b/>
          <w:color w:val="FF0000"/>
          <w:sz w:val="24"/>
          <w:szCs w:val="24"/>
        </w:rPr>
        <w:t xml:space="preserve">               17P35A0201</w:t>
      </w:r>
    </w:p>
    <w:p w14:paraId="1CDF4157" w14:textId="77777777" w:rsidR="005930ED" w:rsidRDefault="005930ED">
      <w:pPr>
        <w:pStyle w:val="NoSpacing"/>
        <w:tabs>
          <w:tab w:val="left" w:pos="5760"/>
        </w:tabs>
        <w:spacing w:line="360" w:lineRule="auto"/>
        <w:jc w:val="both"/>
        <w:rPr>
          <w:rFonts w:ascii="Times New Roman" w:eastAsia="Times New Roman" w:hAnsi="Times New Roman" w:cs="Times New Roman"/>
          <w:sz w:val="24"/>
          <w:szCs w:val="24"/>
        </w:rPr>
      </w:pPr>
    </w:p>
    <w:p w14:paraId="3BDA7A9A" w14:textId="77777777" w:rsidR="005930ED" w:rsidRDefault="00522E1B">
      <w:pPr>
        <w:pStyle w:val="Heading2"/>
        <w:autoSpaceDE w:val="0"/>
        <w:autoSpaceDN w:val="0"/>
        <w:adjustRightInd w:val="0"/>
        <w:spacing w:before="0" w:line="360" w:lineRule="auto"/>
        <w:ind w:firstLineChars="700" w:firstLine="2240"/>
        <w:jc w:val="both"/>
        <w:rPr>
          <w:b w:val="0"/>
          <w:color w:val="auto"/>
          <w:sz w:val="23"/>
          <w:szCs w:val="23"/>
        </w:rPr>
      </w:pPr>
      <w:r>
        <w:rPr>
          <w:rFonts w:ascii="Times New Roman" w:hAnsi="Times New Roman" w:cs="Times New Roman"/>
          <w:b w:val="0"/>
          <w:color w:val="auto"/>
          <w:sz w:val="32"/>
          <w:szCs w:val="32"/>
        </w:rPr>
        <w:t>Under the esteemed guidance of</w:t>
      </w:r>
    </w:p>
    <w:p w14:paraId="479E312C" w14:textId="65549B67" w:rsidR="005930ED" w:rsidRDefault="00522E1B">
      <w:pPr>
        <w:pStyle w:val="NoSpacing"/>
        <w:tabs>
          <w:tab w:val="left" w:pos="5760"/>
        </w:tabs>
        <w:rPr>
          <w:rFonts w:ascii="Times New Roman" w:hAnsi="Times New Roman"/>
          <w:b/>
          <w:sz w:val="32"/>
          <w:szCs w:val="32"/>
        </w:rPr>
      </w:pPr>
      <w:r>
        <w:rPr>
          <w:rFonts w:ascii="Times New Roman" w:hAnsi="Times New Roman"/>
          <w:sz w:val="36"/>
          <w:szCs w:val="36"/>
        </w:rPr>
        <w:t xml:space="preserve">                          </w:t>
      </w:r>
      <w:r>
        <w:rPr>
          <w:rFonts w:ascii="Times New Roman" w:hAnsi="Times New Roman"/>
          <w:b/>
          <w:color w:val="00B050"/>
          <w:sz w:val="32"/>
          <w:szCs w:val="32"/>
        </w:rPr>
        <w:t xml:space="preserve">Mr. </w:t>
      </w:r>
      <w:r w:rsidR="0050428B">
        <w:rPr>
          <w:rFonts w:ascii="Times New Roman" w:hAnsi="Times New Roman"/>
          <w:b/>
          <w:color w:val="00B050"/>
          <w:sz w:val="32"/>
          <w:szCs w:val="32"/>
        </w:rPr>
        <w:t>S. REDDY</w:t>
      </w:r>
      <w:r>
        <w:rPr>
          <w:rFonts w:ascii="Times New Roman" w:hAnsi="Times New Roman"/>
          <w:b/>
          <w:color w:val="00B050"/>
          <w:sz w:val="32"/>
          <w:szCs w:val="32"/>
        </w:rPr>
        <w:t xml:space="preserve"> RAMESH</w:t>
      </w:r>
      <w:r>
        <w:rPr>
          <w:rFonts w:ascii="Times New Roman" w:hAnsi="Times New Roman"/>
          <w:b/>
          <w:sz w:val="32"/>
          <w:szCs w:val="32"/>
        </w:rPr>
        <w:t xml:space="preserve"> </w:t>
      </w:r>
      <w:r w:rsidR="0050428B">
        <w:rPr>
          <w:rFonts w:ascii="Times New Roman" w:hAnsi="Times New Roman" w:cs="Times New Roman"/>
          <w:b/>
          <w:sz w:val="32"/>
          <w:szCs w:val="32"/>
          <w:vertAlign w:val="subscript"/>
        </w:rPr>
        <w:t>M.Tech</w:t>
      </w:r>
      <w:r>
        <w:rPr>
          <w:rFonts w:ascii="Times New Roman" w:hAnsi="Times New Roman" w:cs="Times New Roman"/>
          <w:b/>
          <w:sz w:val="32"/>
          <w:szCs w:val="32"/>
          <w:vertAlign w:val="subscript"/>
        </w:rPr>
        <w:t>.,</w:t>
      </w:r>
    </w:p>
    <w:p w14:paraId="1AD14CEA" w14:textId="77777777" w:rsidR="005930ED" w:rsidRDefault="005930ED">
      <w:pPr>
        <w:pStyle w:val="NoSpacing"/>
        <w:rPr>
          <w:rFonts w:ascii="Times New Roman" w:hAnsi="Times New Roman"/>
          <w:b/>
          <w:sz w:val="14"/>
          <w:szCs w:val="16"/>
        </w:rPr>
      </w:pPr>
    </w:p>
    <w:p w14:paraId="6A805E02" w14:textId="77777777" w:rsidR="005930ED" w:rsidRDefault="00522E1B">
      <w:pPr>
        <w:pStyle w:val="Heading2"/>
        <w:autoSpaceDE w:val="0"/>
        <w:autoSpaceDN w:val="0"/>
        <w:adjustRightInd w:val="0"/>
        <w:spacing w:before="0" w:line="360" w:lineRule="auto"/>
        <w:jc w:val="center"/>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Assistant Professor </w:t>
      </w:r>
    </w:p>
    <w:p w14:paraId="59A36AFC" w14:textId="77777777" w:rsidR="005930ED" w:rsidRDefault="00522E1B">
      <w:pPr>
        <w:jc w:val="center"/>
        <w:rPr>
          <w:rFonts w:asciiTheme="majorHAnsi" w:hAnsiTheme="majorHAnsi"/>
          <w:b/>
        </w:rPr>
      </w:pPr>
      <w:r>
        <w:rPr>
          <w:noProof/>
        </w:rPr>
        <w:drawing>
          <wp:inline distT="0" distB="0" distL="114300" distR="114300" wp14:anchorId="219F06C8" wp14:editId="6CD3F81A">
            <wp:extent cx="2406015" cy="1254760"/>
            <wp:effectExtent l="0" t="0" r="0" b="10160"/>
            <wp:docPr id="46" name="Picture 4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
                    <pic:cNvPicPr>
                      <a:picLocks noChangeAspect="1"/>
                    </pic:cNvPicPr>
                  </pic:nvPicPr>
                  <pic:blipFill>
                    <a:blip r:embed="rId9"/>
                    <a:stretch>
                      <a:fillRect/>
                    </a:stretch>
                  </pic:blipFill>
                  <pic:spPr>
                    <a:xfrm>
                      <a:off x="0" y="0"/>
                      <a:ext cx="2406015" cy="1254760"/>
                    </a:xfrm>
                    <a:prstGeom prst="rect">
                      <a:avLst/>
                    </a:prstGeom>
                  </pic:spPr>
                </pic:pic>
              </a:graphicData>
            </a:graphic>
          </wp:inline>
        </w:drawing>
      </w:r>
    </w:p>
    <w:p w14:paraId="6D4C33D7" w14:textId="77777777" w:rsidR="005930ED" w:rsidRDefault="00522E1B">
      <w:pPr>
        <w:spacing w:after="0" w:line="240" w:lineRule="auto"/>
        <w:ind w:firstLineChars="200" w:firstLine="482"/>
        <w:jc w:val="both"/>
        <w:rPr>
          <w:rFonts w:ascii="Times New Roman" w:hAnsi="Times New Roman" w:cs="Times New Roman"/>
          <w:b/>
          <w:bCs/>
          <w:sz w:val="24"/>
          <w:szCs w:val="24"/>
        </w:rPr>
      </w:pPr>
      <w:r>
        <w:rPr>
          <w:rFonts w:ascii="Times New Roman" w:hAnsi="Times New Roman" w:cs="Times New Roman"/>
          <w:b/>
          <w:bCs/>
          <w:sz w:val="24"/>
          <w:szCs w:val="24"/>
        </w:rPr>
        <w:t>DEPARTMENT OF ELECTRICAL AND ELECTRONICS ENGINEERING</w:t>
      </w:r>
    </w:p>
    <w:p w14:paraId="1F6DA755" w14:textId="77777777" w:rsidR="005930ED" w:rsidRDefault="005930ED">
      <w:pPr>
        <w:spacing w:after="0" w:line="240" w:lineRule="auto"/>
        <w:jc w:val="center"/>
        <w:rPr>
          <w:rFonts w:ascii="Times New Roman" w:hAnsi="Times New Roman" w:cs="Times New Roman"/>
          <w:bCs/>
          <w:sz w:val="14"/>
          <w:szCs w:val="16"/>
        </w:rPr>
      </w:pPr>
    </w:p>
    <w:p w14:paraId="4CB934D4" w14:textId="77777777" w:rsidR="005930ED" w:rsidRDefault="00522E1B">
      <w:pPr>
        <w:spacing w:after="0"/>
        <w:jc w:val="center"/>
        <w:rPr>
          <w:rFonts w:ascii="Times New Roman" w:hAnsi="Times New Roman" w:cs="Times New Roman"/>
          <w:b/>
          <w:bCs/>
          <w:sz w:val="24"/>
          <w:szCs w:val="24"/>
        </w:rPr>
      </w:pPr>
      <w:r>
        <w:rPr>
          <w:rFonts w:ascii="Times New Roman" w:hAnsi="Times New Roman" w:cs="Times New Roman"/>
          <w:b/>
          <w:bCs/>
          <w:sz w:val="24"/>
          <w:szCs w:val="24"/>
        </w:rPr>
        <w:t>ADITYA COLLEGE OF ENGINEERING AND TECHNOLOGY</w:t>
      </w:r>
    </w:p>
    <w:p w14:paraId="782C97C2" w14:textId="77777777" w:rsidR="005930ED" w:rsidRDefault="005930ED">
      <w:pPr>
        <w:spacing w:after="0"/>
        <w:jc w:val="center"/>
        <w:rPr>
          <w:rFonts w:ascii="Times New Roman" w:hAnsi="Times New Roman" w:cs="Times New Roman"/>
          <w:bCs/>
          <w:sz w:val="14"/>
          <w:szCs w:val="16"/>
        </w:rPr>
      </w:pPr>
    </w:p>
    <w:p w14:paraId="61C6D926" w14:textId="77777777" w:rsidR="005930ED" w:rsidRDefault="00522E1B">
      <w:pPr>
        <w:spacing w:after="0"/>
        <w:jc w:val="center"/>
        <w:rPr>
          <w:rFonts w:ascii="Times New Roman" w:hAnsi="Times New Roman" w:cs="Times New Roman"/>
          <w:bCs/>
          <w:sz w:val="24"/>
          <w:szCs w:val="24"/>
        </w:rPr>
      </w:pPr>
      <w:r>
        <w:rPr>
          <w:rFonts w:ascii="Times New Roman" w:hAnsi="Times New Roman" w:cs="Times New Roman"/>
          <w:bCs/>
          <w:sz w:val="24"/>
          <w:szCs w:val="24"/>
        </w:rPr>
        <w:t>(Affiliated to JNTUK, Approved by AICTE, New Delhi)</w:t>
      </w:r>
    </w:p>
    <w:p w14:paraId="24856165" w14:textId="77777777" w:rsidR="005930ED" w:rsidRDefault="00522E1B">
      <w:pPr>
        <w:spacing w:after="0" w:line="240" w:lineRule="auto"/>
        <w:ind w:firstLineChars="650" w:firstLine="1560"/>
        <w:jc w:val="both"/>
        <w:rPr>
          <w:rFonts w:ascii="Times New Roman" w:hAnsi="Times New Roman" w:cs="Times New Roman"/>
          <w:bCs/>
          <w:sz w:val="24"/>
          <w:szCs w:val="24"/>
        </w:rPr>
      </w:pPr>
      <w:r>
        <w:rPr>
          <w:rFonts w:ascii="Times New Roman" w:hAnsi="Times New Roman" w:cs="Times New Roman"/>
          <w:bCs/>
          <w:sz w:val="24"/>
          <w:szCs w:val="24"/>
        </w:rPr>
        <w:t>Surampalem, ADB road, East Godavari District, A.P-533437.</w:t>
      </w:r>
    </w:p>
    <w:p w14:paraId="2BF62A52" w14:textId="77777777" w:rsidR="005930ED" w:rsidRDefault="00522E1B">
      <w:pPr>
        <w:ind w:firstLineChars="1650" w:firstLine="3960"/>
        <w:rPr>
          <w:rFonts w:ascii="Times New Roman" w:hAnsi="Times New Roman" w:cs="Times New Roman"/>
          <w:bCs/>
          <w:sz w:val="24"/>
          <w:szCs w:val="24"/>
        </w:rPr>
      </w:pPr>
      <w:r>
        <w:rPr>
          <w:rFonts w:ascii="Times New Roman" w:hAnsi="Times New Roman" w:cs="Times New Roman"/>
          <w:bCs/>
          <w:sz w:val="24"/>
          <w:szCs w:val="24"/>
        </w:rPr>
        <w:t>2017-2021</w:t>
      </w:r>
    </w:p>
    <w:p w14:paraId="1DC26255" w14:textId="77777777" w:rsidR="005930ED" w:rsidRDefault="005930ED">
      <w:pPr>
        <w:spacing w:after="0" w:line="240" w:lineRule="auto"/>
        <w:ind w:firstLineChars="200" w:firstLine="482"/>
        <w:jc w:val="both"/>
        <w:rPr>
          <w:rFonts w:ascii="Times New Roman" w:hAnsi="Times New Roman" w:cs="Times New Roman"/>
          <w:b/>
          <w:bCs/>
          <w:color w:val="E36C0A" w:themeColor="accent6" w:themeShade="BF"/>
          <w:sz w:val="24"/>
          <w:szCs w:val="24"/>
        </w:rPr>
      </w:pPr>
    </w:p>
    <w:p w14:paraId="454328DA" w14:textId="77777777" w:rsidR="005930ED" w:rsidRDefault="00522E1B">
      <w:pPr>
        <w:spacing w:after="0" w:line="240" w:lineRule="auto"/>
        <w:ind w:firstLineChars="200" w:firstLine="482"/>
        <w:jc w:val="both"/>
        <w:rPr>
          <w:rFonts w:ascii="Times New Roman" w:hAnsi="Times New Roman" w:cs="Times New Roman"/>
          <w:b/>
          <w:bCs/>
          <w:sz w:val="28"/>
          <w:szCs w:val="28"/>
        </w:rPr>
      </w:pPr>
      <w:r>
        <w:rPr>
          <w:rFonts w:ascii="Times New Roman" w:hAnsi="Times New Roman" w:cs="Times New Roman"/>
          <w:b/>
          <w:bCs/>
          <w:color w:val="E36C0A" w:themeColor="accent6" w:themeShade="BF"/>
          <w:sz w:val="24"/>
          <w:szCs w:val="24"/>
        </w:rPr>
        <w:lastRenderedPageBreak/>
        <w:t>DEPARTMENT OF ELECTRICAL AND ELECTRONICS ENGINEERING</w:t>
      </w:r>
    </w:p>
    <w:p w14:paraId="3C830218" w14:textId="77777777" w:rsidR="005930ED" w:rsidRDefault="005930ED">
      <w:pPr>
        <w:spacing w:after="0" w:line="240" w:lineRule="auto"/>
        <w:jc w:val="center"/>
        <w:rPr>
          <w:rFonts w:ascii="Times New Roman" w:hAnsi="Times New Roman" w:cs="Times New Roman"/>
          <w:bCs/>
          <w:sz w:val="14"/>
          <w:szCs w:val="16"/>
        </w:rPr>
      </w:pPr>
    </w:p>
    <w:p w14:paraId="08F436D4" w14:textId="77777777" w:rsidR="005930ED" w:rsidRDefault="00522E1B">
      <w:pPr>
        <w:spacing w:after="0"/>
        <w:jc w:val="center"/>
        <w:rPr>
          <w:rFonts w:ascii="Times New Roman" w:hAnsi="Times New Roman" w:cs="Times New Roman"/>
          <w:b/>
          <w:bCs/>
          <w:sz w:val="28"/>
          <w:szCs w:val="28"/>
        </w:rPr>
      </w:pPr>
      <w:r>
        <w:rPr>
          <w:rFonts w:ascii="Times New Roman" w:hAnsi="Times New Roman" w:cs="Times New Roman"/>
          <w:b/>
          <w:bCs/>
          <w:sz w:val="24"/>
          <w:szCs w:val="24"/>
        </w:rPr>
        <w:t>ADITYA COLLEGE OF ENGINEERING AND TECHNOLOGY</w:t>
      </w:r>
    </w:p>
    <w:p w14:paraId="1BE809E8" w14:textId="77777777" w:rsidR="005930ED" w:rsidRDefault="005930ED">
      <w:pPr>
        <w:spacing w:after="0"/>
        <w:jc w:val="center"/>
        <w:rPr>
          <w:rFonts w:ascii="Times New Roman" w:hAnsi="Times New Roman" w:cs="Times New Roman"/>
          <w:bCs/>
          <w:sz w:val="14"/>
          <w:szCs w:val="16"/>
        </w:rPr>
      </w:pPr>
    </w:p>
    <w:p w14:paraId="2FD0C72C" w14:textId="77777777" w:rsidR="005930ED" w:rsidRDefault="00522E1B">
      <w:pPr>
        <w:spacing w:after="0"/>
        <w:jc w:val="center"/>
        <w:rPr>
          <w:rFonts w:ascii="Times New Roman" w:hAnsi="Times New Roman" w:cs="Times New Roman"/>
          <w:bCs/>
          <w:sz w:val="24"/>
          <w:szCs w:val="24"/>
        </w:rPr>
      </w:pPr>
      <w:r>
        <w:rPr>
          <w:rFonts w:ascii="Times New Roman" w:hAnsi="Times New Roman" w:cs="Times New Roman"/>
          <w:bCs/>
          <w:sz w:val="24"/>
          <w:szCs w:val="24"/>
        </w:rPr>
        <w:t>(Affiliated to JNTUK, Approved by AICTE, New Delhi)</w:t>
      </w:r>
    </w:p>
    <w:p w14:paraId="7775BE2B" w14:textId="77777777" w:rsidR="005930ED" w:rsidRDefault="00522E1B">
      <w:pPr>
        <w:spacing w:after="0" w:line="240" w:lineRule="auto"/>
        <w:ind w:firstLineChars="650" w:firstLine="1560"/>
        <w:jc w:val="both"/>
        <w:rPr>
          <w:rFonts w:ascii="Times New Roman" w:hAnsi="Times New Roman" w:cs="Times New Roman"/>
          <w:bCs/>
          <w:sz w:val="24"/>
          <w:szCs w:val="24"/>
        </w:rPr>
      </w:pPr>
      <w:r>
        <w:rPr>
          <w:rFonts w:ascii="Times New Roman" w:hAnsi="Times New Roman" w:cs="Times New Roman"/>
          <w:bCs/>
          <w:sz w:val="24"/>
          <w:szCs w:val="24"/>
        </w:rPr>
        <w:t>Surampalem, ADB road, East Godavari District, A.P-533437</w:t>
      </w:r>
    </w:p>
    <w:p w14:paraId="7B0D79FE" w14:textId="77777777" w:rsidR="005930ED" w:rsidRDefault="005930ED">
      <w:pPr>
        <w:spacing w:after="0" w:line="240" w:lineRule="auto"/>
        <w:jc w:val="center"/>
        <w:rPr>
          <w:rFonts w:ascii="Times New Roman" w:eastAsia="Times New Roman" w:hAnsi="Times New Roman" w:cs="Times New Roman"/>
          <w:b/>
          <w:color w:val="FF0000"/>
          <w:sz w:val="26"/>
          <w:szCs w:val="26"/>
          <w:u w:val="single"/>
        </w:rPr>
      </w:pPr>
    </w:p>
    <w:p w14:paraId="4F0E0793" w14:textId="77777777" w:rsidR="005930ED" w:rsidRDefault="00522E1B">
      <w:pPr>
        <w:spacing w:after="0" w:line="240" w:lineRule="auto"/>
        <w:jc w:val="center"/>
        <w:rPr>
          <w:rFonts w:ascii="Times New Roman" w:hAnsi="Times New Roman" w:cs="Times New Roman"/>
          <w:b/>
          <w:bCs/>
          <w:color w:val="FF0000"/>
          <w:sz w:val="26"/>
          <w:szCs w:val="26"/>
          <w:u w:val="single"/>
        </w:rPr>
      </w:pPr>
      <w:r>
        <w:rPr>
          <w:rFonts w:ascii="Times New Roman" w:eastAsia="Times New Roman" w:hAnsi="Times New Roman" w:cs="Times New Roman"/>
          <w:b/>
          <w:color w:val="FF0000"/>
          <w:sz w:val="26"/>
          <w:szCs w:val="26"/>
          <w:u w:val="single"/>
        </w:rPr>
        <w:t>CERTIFICATE</w:t>
      </w:r>
    </w:p>
    <w:p w14:paraId="68456772" w14:textId="77777777" w:rsidR="005930ED" w:rsidRDefault="005930ED">
      <w:pPr>
        <w:spacing w:after="0" w:line="240" w:lineRule="auto"/>
        <w:jc w:val="center"/>
        <w:rPr>
          <w:rFonts w:ascii="Times New Roman" w:hAnsi="Times New Roman"/>
          <w:b/>
          <w:sz w:val="14"/>
          <w:szCs w:val="16"/>
        </w:rPr>
      </w:pPr>
    </w:p>
    <w:p w14:paraId="499E6079" w14:textId="77777777" w:rsidR="005930ED" w:rsidRDefault="00522E1B">
      <w:pPr>
        <w:jc w:val="center"/>
        <w:rPr>
          <w:rFonts w:asciiTheme="majorHAnsi" w:hAnsiTheme="majorHAnsi"/>
          <w:b/>
        </w:rPr>
      </w:pPr>
      <w:r>
        <w:rPr>
          <w:noProof/>
        </w:rPr>
        <w:drawing>
          <wp:inline distT="0" distB="0" distL="114300" distR="114300" wp14:anchorId="1AE1E84C" wp14:editId="67995FFB">
            <wp:extent cx="2310130" cy="1206500"/>
            <wp:effectExtent l="0" t="0" r="0" b="12700"/>
            <wp:docPr id="47" name="Picture 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pic:cNvPicPr>
                      <a:picLocks noChangeAspect="1"/>
                    </pic:cNvPicPr>
                  </pic:nvPicPr>
                  <pic:blipFill>
                    <a:blip r:embed="rId9"/>
                    <a:stretch>
                      <a:fillRect/>
                    </a:stretch>
                  </pic:blipFill>
                  <pic:spPr>
                    <a:xfrm>
                      <a:off x="0" y="0"/>
                      <a:ext cx="2310130" cy="1206500"/>
                    </a:xfrm>
                    <a:prstGeom prst="rect">
                      <a:avLst/>
                    </a:prstGeom>
                  </pic:spPr>
                </pic:pic>
              </a:graphicData>
            </a:graphic>
          </wp:inline>
        </w:drawing>
      </w:r>
    </w:p>
    <w:p w14:paraId="5BE7D68D" w14:textId="77777777" w:rsidR="005930ED" w:rsidRDefault="00522E1B">
      <w:p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hAnsi="Times New Roman"/>
          <w:sz w:val="24"/>
          <w:szCs w:val="24"/>
        </w:rPr>
        <w:t xml:space="preserve">his is to certify that project report </w:t>
      </w:r>
      <w:r>
        <w:rPr>
          <w:rFonts w:ascii="Times New Roman" w:eastAsia="Times New Roman" w:hAnsi="Times New Roman" w:cs="Times New Roman"/>
          <w:sz w:val="24"/>
          <w:szCs w:val="24"/>
        </w:rPr>
        <w:t xml:space="preserve">entitled </w:t>
      </w:r>
      <w:r>
        <w:rPr>
          <w:rFonts w:ascii="Times New Roman" w:eastAsia="Times New Roman" w:hAnsi="Times New Roman" w:cs="Times New Roman"/>
          <w:b/>
          <w:sz w:val="24"/>
          <w:szCs w:val="24"/>
        </w:rPr>
        <w:t>"</w:t>
      </w:r>
      <w:r>
        <w:rPr>
          <w:rFonts w:ascii="Times New Roman" w:hAnsi="Times New Roman" w:cs="Times New Roman"/>
          <w:b/>
          <w:color w:val="548DD4" w:themeColor="text2" w:themeTint="99"/>
          <w:sz w:val="24"/>
          <w:szCs w:val="24"/>
        </w:rPr>
        <w:t>AUTOMATED COVID TEMPERATURE BASED GATE OPENING AND VISITOR COUNTER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being submitted </w:t>
      </w:r>
    </w:p>
    <w:p w14:paraId="681EBBD5" w14:textId="77777777" w:rsidR="005930ED" w:rsidRDefault="00522E1B">
      <w:pPr>
        <w:spacing w:after="0" w:line="360" w:lineRule="auto"/>
        <w:ind w:firstLineChars="1250" w:firstLine="300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 </w:t>
      </w:r>
    </w:p>
    <w:p w14:paraId="7E18C7B2" w14:textId="77777777" w:rsidR="005930ED" w:rsidRDefault="00522E1B">
      <w:pPr>
        <w:pStyle w:val="NoSpacing"/>
        <w:ind w:firstLineChars="950" w:firstLine="2098"/>
        <w:rPr>
          <w:rFonts w:ascii="Times New Roman" w:hAnsi="Times New Roman"/>
          <w:b/>
          <w:color w:val="FF0000"/>
        </w:rPr>
      </w:pPr>
      <w:r>
        <w:rPr>
          <w:rFonts w:ascii="Times New Roman" w:hAnsi="Times New Roman"/>
          <w:b/>
          <w:color w:val="FF0000"/>
        </w:rPr>
        <w:t>G.CH.SAI MANIKANTA</w:t>
      </w:r>
      <w:r>
        <w:rPr>
          <w:rFonts w:ascii="Times New Roman" w:hAnsi="Times New Roman"/>
          <w:b/>
          <w:color w:val="FF0000"/>
          <w:lang w:val="en-US"/>
        </w:rPr>
        <w:t xml:space="preserve">    </w:t>
      </w:r>
      <w:r>
        <w:rPr>
          <w:rFonts w:ascii="Times New Roman" w:hAnsi="Times New Roman"/>
          <w:b/>
          <w:color w:val="FF0000"/>
        </w:rPr>
        <w:t xml:space="preserve">       18P35A0258</w:t>
      </w:r>
    </w:p>
    <w:p w14:paraId="17B1F865" w14:textId="77777777" w:rsidR="005930ED" w:rsidRDefault="005930ED">
      <w:pPr>
        <w:pStyle w:val="NoSpacing"/>
        <w:rPr>
          <w:rFonts w:ascii="Times New Roman" w:hAnsi="Times New Roman"/>
          <w:b/>
          <w:color w:val="FF0000"/>
          <w:lang w:val="en-US"/>
        </w:rPr>
      </w:pPr>
    </w:p>
    <w:p w14:paraId="2192F091" w14:textId="39D0937C" w:rsidR="005930ED" w:rsidRDefault="0050428B">
      <w:pPr>
        <w:pStyle w:val="NoSpacing"/>
        <w:ind w:firstLineChars="950" w:firstLine="2098"/>
        <w:rPr>
          <w:rFonts w:ascii="Times New Roman" w:hAnsi="Times New Roman"/>
          <w:b/>
          <w:color w:val="FF0000"/>
        </w:rPr>
      </w:pPr>
      <w:r>
        <w:rPr>
          <w:rFonts w:ascii="Times New Roman" w:hAnsi="Times New Roman"/>
          <w:b/>
          <w:color w:val="FF0000"/>
        </w:rPr>
        <w:t>G. LEELA</w:t>
      </w:r>
      <w:r w:rsidR="00522E1B">
        <w:rPr>
          <w:rFonts w:ascii="Times New Roman" w:hAnsi="Times New Roman"/>
          <w:b/>
          <w:color w:val="FF0000"/>
        </w:rPr>
        <w:t xml:space="preserve"> ABHIRAM</w:t>
      </w:r>
      <w:r w:rsidR="00522E1B">
        <w:rPr>
          <w:rFonts w:ascii="Times New Roman" w:hAnsi="Times New Roman"/>
          <w:b/>
          <w:color w:val="FF0000"/>
          <w:lang w:val="en-US"/>
        </w:rPr>
        <w:t xml:space="preserve">             </w:t>
      </w:r>
      <w:r w:rsidR="00522E1B">
        <w:rPr>
          <w:rFonts w:ascii="Times New Roman" w:hAnsi="Times New Roman"/>
          <w:b/>
          <w:color w:val="FF0000"/>
        </w:rPr>
        <w:t xml:space="preserve">    </w:t>
      </w:r>
      <w:r w:rsidR="00522E1B">
        <w:rPr>
          <w:rFonts w:ascii="Times New Roman" w:hAnsi="Times New Roman"/>
          <w:b/>
          <w:color w:val="FF0000"/>
          <w:lang w:val="en-US"/>
        </w:rPr>
        <w:t>1</w:t>
      </w:r>
      <w:r w:rsidR="00522E1B">
        <w:rPr>
          <w:rFonts w:ascii="Times New Roman" w:hAnsi="Times New Roman"/>
          <w:b/>
          <w:color w:val="FF0000"/>
        </w:rPr>
        <w:t>8P35A0257</w:t>
      </w:r>
    </w:p>
    <w:p w14:paraId="1D23B528" w14:textId="77777777" w:rsidR="005930ED" w:rsidRDefault="005930ED">
      <w:pPr>
        <w:pStyle w:val="NoSpacing"/>
        <w:rPr>
          <w:rFonts w:ascii="Times New Roman" w:hAnsi="Times New Roman"/>
          <w:b/>
          <w:color w:val="FF0000"/>
          <w:lang w:val="en-US"/>
        </w:rPr>
      </w:pPr>
    </w:p>
    <w:p w14:paraId="7DE98822" w14:textId="1442007C" w:rsidR="005930ED" w:rsidRDefault="00522E1B">
      <w:pPr>
        <w:pStyle w:val="NoSpacing"/>
        <w:ind w:firstLineChars="950" w:firstLine="2098"/>
        <w:rPr>
          <w:rFonts w:ascii="Times New Roman" w:hAnsi="Times New Roman"/>
          <w:b/>
          <w:color w:val="FF0000"/>
        </w:rPr>
      </w:pPr>
      <w:r>
        <w:rPr>
          <w:rFonts w:ascii="Times New Roman" w:hAnsi="Times New Roman"/>
          <w:b/>
          <w:color w:val="FF0000"/>
        </w:rPr>
        <w:t>S.</w:t>
      </w:r>
      <w:r w:rsidR="0050428B">
        <w:rPr>
          <w:rFonts w:ascii="Times New Roman" w:hAnsi="Times New Roman"/>
          <w:b/>
          <w:color w:val="FF0000"/>
        </w:rPr>
        <w:t>J. VENKATA</w:t>
      </w:r>
      <w:r>
        <w:rPr>
          <w:rFonts w:ascii="Times New Roman" w:hAnsi="Times New Roman"/>
          <w:b/>
          <w:color w:val="FF0000"/>
        </w:rPr>
        <w:t xml:space="preserve"> ARAVIND</w:t>
      </w:r>
      <w:r>
        <w:rPr>
          <w:rFonts w:ascii="Times New Roman" w:hAnsi="Times New Roman"/>
          <w:b/>
          <w:color w:val="FF0000"/>
          <w:lang w:val="en-US"/>
        </w:rPr>
        <w:t xml:space="preserve">       </w:t>
      </w:r>
      <w:r>
        <w:rPr>
          <w:rFonts w:ascii="Times New Roman" w:hAnsi="Times New Roman"/>
          <w:b/>
          <w:color w:val="FF0000"/>
        </w:rPr>
        <w:t xml:space="preserve"> </w:t>
      </w:r>
      <w:r>
        <w:rPr>
          <w:rFonts w:ascii="Times New Roman" w:hAnsi="Times New Roman"/>
          <w:b/>
          <w:color w:val="FF0000"/>
          <w:lang w:val="en-US"/>
        </w:rPr>
        <w:t xml:space="preserve"> </w:t>
      </w:r>
      <w:r>
        <w:rPr>
          <w:rFonts w:ascii="Times New Roman" w:hAnsi="Times New Roman"/>
          <w:b/>
          <w:color w:val="FF0000"/>
        </w:rPr>
        <w:t>18P35A0276</w:t>
      </w:r>
    </w:p>
    <w:p w14:paraId="031880EF" w14:textId="77777777" w:rsidR="005930ED" w:rsidRDefault="005930ED">
      <w:pPr>
        <w:pStyle w:val="NoSpacing"/>
        <w:rPr>
          <w:rFonts w:ascii="Times New Roman" w:hAnsi="Times New Roman"/>
          <w:b/>
          <w:color w:val="FF0000"/>
          <w:lang w:val="en-US"/>
        </w:rPr>
      </w:pPr>
    </w:p>
    <w:p w14:paraId="5E16F89C" w14:textId="5592F1E9" w:rsidR="005930ED" w:rsidRDefault="0050428B">
      <w:pPr>
        <w:pStyle w:val="NoSpacing"/>
        <w:ind w:firstLineChars="950" w:firstLine="2098"/>
        <w:rPr>
          <w:rFonts w:ascii="Times New Roman" w:hAnsi="Times New Roman"/>
          <w:b/>
          <w:color w:val="FF0000"/>
        </w:rPr>
      </w:pPr>
      <w:r>
        <w:rPr>
          <w:rFonts w:ascii="Times New Roman" w:hAnsi="Times New Roman"/>
          <w:b/>
          <w:color w:val="FF0000"/>
        </w:rPr>
        <w:t>N. SUMAN</w:t>
      </w:r>
      <w:r w:rsidR="00522E1B">
        <w:rPr>
          <w:rFonts w:ascii="Times New Roman" w:hAnsi="Times New Roman"/>
          <w:b/>
          <w:color w:val="FF0000"/>
        </w:rPr>
        <w:t xml:space="preserve"> RAJU</w:t>
      </w:r>
      <w:r w:rsidR="00522E1B">
        <w:rPr>
          <w:rFonts w:ascii="Times New Roman" w:hAnsi="Times New Roman"/>
          <w:b/>
          <w:color w:val="FF0000"/>
          <w:lang w:val="en-US"/>
        </w:rPr>
        <w:t xml:space="preserve">             </w:t>
      </w:r>
      <w:r w:rsidR="00522E1B">
        <w:rPr>
          <w:rFonts w:ascii="Times New Roman" w:hAnsi="Times New Roman"/>
          <w:b/>
          <w:color w:val="FF0000"/>
        </w:rPr>
        <w:t xml:space="preserve">            </w:t>
      </w:r>
      <w:r w:rsidR="00522E1B">
        <w:rPr>
          <w:rFonts w:ascii="Times New Roman" w:hAnsi="Times New Roman"/>
          <w:b/>
          <w:color w:val="FF0000"/>
          <w:lang w:val="en-US"/>
        </w:rPr>
        <w:t>1</w:t>
      </w:r>
      <w:r w:rsidR="00522E1B">
        <w:rPr>
          <w:rFonts w:ascii="Times New Roman" w:hAnsi="Times New Roman"/>
          <w:b/>
          <w:color w:val="FF0000"/>
        </w:rPr>
        <w:t>8P35A0270</w:t>
      </w:r>
    </w:p>
    <w:p w14:paraId="324C63D3" w14:textId="77777777" w:rsidR="005930ED" w:rsidRDefault="005930ED">
      <w:pPr>
        <w:pStyle w:val="NoSpacing"/>
        <w:rPr>
          <w:rFonts w:ascii="Times New Roman" w:hAnsi="Times New Roman"/>
          <w:b/>
          <w:color w:val="FF0000"/>
        </w:rPr>
      </w:pPr>
    </w:p>
    <w:p w14:paraId="379E5664" w14:textId="781F5B55" w:rsidR="005930ED" w:rsidRDefault="0050428B">
      <w:pPr>
        <w:pStyle w:val="NoSpacing"/>
        <w:ind w:firstLineChars="950" w:firstLine="2098"/>
        <w:rPr>
          <w:rFonts w:ascii="Times New Roman" w:hAnsi="Times New Roman"/>
          <w:b/>
          <w:color w:val="FF0000"/>
        </w:rPr>
      </w:pPr>
      <w:r>
        <w:rPr>
          <w:rFonts w:ascii="Times New Roman" w:hAnsi="Times New Roman"/>
          <w:b/>
          <w:color w:val="FF0000"/>
        </w:rPr>
        <w:t>A. VARA</w:t>
      </w:r>
      <w:r w:rsidR="00522E1B">
        <w:rPr>
          <w:rFonts w:ascii="Times New Roman" w:hAnsi="Times New Roman"/>
          <w:b/>
          <w:color w:val="FF0000"/>
        </w:rPr>
        <w:t xml:space="preserve"> PRASAD</w:t>
      </w:r>
      <w:r w:rsidR="00522E1B">
        <w:rPr>
          <w:rFonts w:ascii="Times New Roman" w:hAnsi="Times New Roman"/>
          <w:b/>
          <w:color w:val="FF0000"/>
          <w:lang w:val="en-US"/>
        </w:rPr>
        <w:t xml:space="preserve">        </w:t>
      </w:r>
      <w:r w:rsidR="00522E1B">
        <w:rPr>
          <w:rFonts w:ascii="Times New Roman" w:hAnsi="Times New Roman"/>
          <w:b/>
          <w:color w:val="FF0000"/>
        </w:rPr>
        <w:t xml:space="preserve">               17P35A0201</w:t>
      </w:r>
    </w:p>
    <w:p w14:paraId="506511C5" w14:textId="77777777" w:rsidR="005930ED" w:rsidRDefault="005930ED">
      <w:pPr>
        <w:pStyle w:val="NoSpacing"/>
        <w:tabs>
          <w:tab w:val="left" w:pos="5760"/>
        </w:tabs>
        <w:spacing w:line="360" w:lineRule="auto"/>
        <w:jc w:val="both"/>
        <w:rPr>
          <w:rFonts w:ascii="Times New Roman" w:eastAsia="Times New Roman" w:hAnsi="Times New Roman" w:cs="Times New Roman"/>
          <w:sz w:val="24"/>
          <w:szCs w:val="24"/>
        </w:rPr>
      </w:pPr>
    </w:p>
    <w:p w14:paraId="50678B6E" w14:textId="77777777" w:rsidR="005930ED" w:rsidRDefault="00522E1B">
      <w:pPr>
        <w:pStyle w:val="NoSpacing"/>
        <w:tabs>
          <w:tab w:val="left" w:pos="5760"/>
        </w:tabs>
        <w:spacing w:line="360" w:lineRule="auto"/>
        <w:ind w:firstLineChars="750" w:firstLine="1800"/>
        <w:jc w:val="both"/>
        <w:rPr>
          <w:rFonts w:ascii="Times New Roman" w:hAnsi="Times New Roman" w:cs="Times New Roman"/>
          <w:b/>
          <w:sz w:val="24"/>
          <w:szCs w:val="24"/>
        </w:rPr>
      </w:pPr>
      <w:r>
        <w:rPr>
          <w:rFonts w:ascii="Times New Roman" w:eastAsia="Times New Roman" w:hAnsi="Times New Roman" w:cs="Times New Roman"/>
          <w:sz w:val="24"/>
          <w:szCs w:val="24"/>
        </w:rPr>
        <w:t xml:space="preserve"> in the partial </w:t>
      </w:r>
      <w:r>
        <w:rPr>
          <w:rFonts w:ascii="Times New Roman" w:hAnsi="Times New Roman"/>
          <w:sz w:val="24"/>
          <w:szCs w:val="24"/>
        </w:rPr>
        <w:t>fulfilment of the requirements</w:t>
      </w:r>
      <w:r>
        <w:rPr>
          <w:rFonts w:ascii="Times New Roman" w:eastAsia="Times New Roman" w:hAnsi="Times New Roman" w:cs="Times New Roman"/>
          <w:sz w:val="24"/>
          <w:szCs w:val="24"/>
        </w:rPr>
        <w:t xml:space="preserve"> for the award of degree of the </w:t>
      </w:r>
      <w:r>
        <w:rPr>
          <w:rFonts w:ascii="Times New Roman" w:eastAsia="Times New Roman" w:hAnsi="Times New Roman" w:cs="Times New Roman"/>
          <w:b/>
          <w:bCs/>
          <w:sz w:val="24"/>
          <w:szCs w:val="24"/>
        </w:rPr>
        <w:t>Bachelor of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b/>
          <w:sz w:val="24"/>
          <w:szCs w:val="24"/>
        </w:rPr>
        <w:t xml:space="preserve"> Electrical and Electronics Engineering, </w:t>
      </w:r>
      <w:r>
        <w:rPr>
          <w:rFonts w:ascii="Times New Roman" w:eastAsia="Times New Roman" w:hAnsi="Times New Roman" w:cs="Times New Roman"/>
          <w:bCs/>
          <w:sz w:val="24"/>
          <w:szCs w:val="24"/>
        </w:rPr>
        <w:t>during the academic year of 2017-2021. The results of embodied in this project report have not been submitted to any other institute or university for the award of any degree.</w:t>
      </w:r>
    </w:p>
    <w:p w14:paraId="2F5CE523" w14:textId="77777777" w:rsidR="005930ED" w:rsidRDefault="005930ED">
      <w:pPr>
        <w:pStyle w:val="NoSpacing"/>
        <w:tabs>
          <w:tab w:val="left" w:pos="5760"/>
        </w:tabs>
        <w:spacing w:line="360" w:lineRule="auto"/>
        <w:jc w:val="both"/>
        <w:rPr>
          <w:rFonts w:ascii="Times New Roman" w:hAnsi="Times New Roman"/>
          <w:b/>
          <w:sz w:val="14"/>
          <w:szCs w:val="24"/>
        </w:rPr>
      </w:pPr>
    </w:p>
    <w:p w14:paraId="19CF31F4" w14:textId="77777777" w:rsidR="005930ED" w:rsidRDefault="00522E1B">
      <w:pPr>
        <w:tabs>
          <w:tab w:val="right" w:pos="8640"/>
        </w:tabs>
        <w:spacing w:after="120" w:line="360" w:lineRule="auto"/>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16"/>
          <w:szCs w:val="16"/>
        </w:rPr>
        <w:t xml:space="preserve">        </w:t>
      </w:r>
      <w:r>
        <w:rPr>
          <w:rFonts w:ascii="Times New Roman" w:eastAsia="Times New Roman" w:hAnsi="Times New Roman" w:cs="Times New Roman"/>
          <w:b/>
          <w:spacing w:val="-2"/>
          <w:sz w:val="28"/>
          <w:szCs w:val="28"/>
        </w:rPr>
        <w:t xml:space="preserve">        Project Guide                                             Head of the Department</w:t>
      </w:r>
    </w:p>
    <w:p w14:paraId="3CBC26FF" w14:textId="097E8C71" w:rsidR="005930ED" w:rsidRDefault="00522E1B">
      <w:pPr>
        <w:tabs>
          <w:tab w:val="left" w:pos="219"/>
          <w:tab w:val="right" w:pos="8307"/>
          <w:tab w:val="right" w:pos="8640"/>
        </w:tabs>
        <w:spacing w:after="120" w:line="360" w:lineRule="auto"/>
        <w:rPr>
          <w:rFonts w:ascii="Times New Roman" w:eastAsia="Times New Roman" w:hAnsi="Times New Roman" w:cs="Times New Roman"/>
          <w:b/>
          <w:color w:val="FF0000"/>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Mr</w:t>
      </w:r>
      <w:r>
        <w:rPr>
          <w:rFonts w:ascii="Times New Roman" w:hAnsi="Times New Roman"/>
          <w:color w:val="FF0000"/>
          <w:sz w:val="24"/>
          <w:szCs w:val="24"/>
        </w:rPr>
        <w:t>.</w:t>
      </w:r>
      <w:r>
        <w:rPr>
          <w:rFonts w:ascii="Times New Roman" w:hAnsi="Times New Roman"/>
          <w:b/>
          <w:color w:val="FF0000"/>
          <w:sz w:val="24"/>
          <w:szCs w:val="24"/>
        </w:rPr>
        <w:t xml:space="preserve"> </w:t>
      </w:r>
      <w:r w:rsidR="0050428B">
        <w:rPr>
          <w:rFonts w:ascii="Times New Roman" w:hAnsi="Times New Roman"/>
          <w:b/>
          <w:color w:val="FF0000"/>
          <w:sz w:val="24"/>
          <w:szCs w:val="24"/>
        </w:rPr>
        <w:t>S. REDDY</w:t>
      </w:r>
      <w:r>
        <w:rPr>
          <w:rFonts w:ascii="Times New Roman" w:hAnsi="Times New Roman"/>
          <w:b/>
          <w:color w:val="FF0000"/>
          <w:sz w:val="24"/>
          <w:szCs w:val="24"/>
        </w:rPr>
        <w:t xml:space="preserve"> RAMESH</w:t>
      </w:r>
      <w:r>
        <w:rPr>
          <w:rFonts w:ascii="Times New Roman" w:hAnsi="Times New Roman"/>
          <w:b/>
          <w:color w:val="FF0000"/>
          <w:sz w:val="20"/>
          <w:szCs w:val="20"/>
        </w:rPr>
        <w:t xml:space="preserve"> </w:t>
      </w:r>
      <w:proofErr w:type="gramStart"/>
      <w:r>
        <w:rPr>
          <w:rFonts w:ascii="Times New Roman" w:hAnsi="Times New Roman" w:cs="Times New Roman"/>
          <w:b/>
          <w:color w:val="FF0000"/>
          <w:sz w:val="20"/>
          <w:szCs w:val="20"/>
          <w:vertAlign w:val="subscript"/>
        </w:rPr>
        <w:t>M.Tech</w:t>
      </w:r>
      <w:proofErr w:type="gramEnd"/>
      <w:r>
        <w:rPr>
          <w:rFonts w:ascii="Times New Roman" w:eastAsia="Times New Roman" w:hAnsi="Times New Roman" w:cs="Times New Roman"/>
          <w:b/>
          <w:color w:val="FF0000"/>
          <w:sz w:val="20"/>
          <w:szCs w:val="20"/>
        </w:rPr>
        <w:t xml:space="preserve"> </w:t>
      </w:r>
      <w:r>
        <w:rPr>
          <w:rFonts w:ascii="Times New Roman" w:eastAsia="Times New Roman" w:hAnsi="Times New Roman" w:cs="Times New Roman"/>
          <w:b/>
          <w:color w:val="FF0000"/>
          <w:sz w:val="28"/>
          <w:szCs w:val="28"/>
        </w:rPr>
        <w:t xml:space="preserve">                          </w:t>
      </w:r>
      <w:r w:rsidR="0050428B">
        <w:rPr>
          <w:rFonts w:ascii="Times New Roman" w:eastAsia="Times New Roman" w:hAnsi="Times New Roman" w:cs="Times New Roman"/>
          <w:b/>
          <w:color w:val="FF0000"/>
          <w:sz w:val="24"/>
          <w:szCs w:val="24"/>
        </w:rPr>
        <w:t>Mr. RAJESH</w:t>
      </w:r>
      <w:r>
        <w:rPr>
          <w:rFonts w:ascii="Times New Roman" w:eastAsia="Times New Roman" w:hAnsi="Times New Roman" w:cs="Times New Roman"/>
          <w:b/>
          <w:color w:val="FF0000"/>
          <w:sz w:val="24"/>
          <w:szCs w:val="24"/>
        </w:rPr>
        <w:t xml:space="preserve"> MURARI</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FF0000"/>
          <w:sz w:val="14"/>
          <w:szCs w:val="14"/>
        </w:rPr>
        <w:t>M.Tech (Ph.D)</w:t>
      </w:r>
    </w:p>
    <w:p w14:paraId="1930D7CF" w14:textId="77777777" w:rsidR="005930ED" w:rsidRDefault="00522E1B">
      <w:pPr>
        <w:tabs>
          <w:tab w:val="right" w:pos="8640"/>
        </w:tabs>
        <w:spacing w:after="120" w:line="360" w:lineRule="auto"/>
      </w:pPr>
      <w:r>
        <w:rPr>
          <w:rFonts w:ascii="Times New Roman" w:hAnsi="Times New Roman"/>
          <w:sz w:val="28"/>
          <w:szCs w:val="28"/>
        </w:rPr>
        <w:t xml:space="preserve">        Assistant Professor                                             Associate</w:t>
      </w:r>
      <w:r>
        <w:rPr>
          <w:rFonts w:ascii="Times New Roman" w:eastAsia="Times New Roman" w:hAnsi="Times New Roman" w:cs="Times New Roman"/>
          <w:sz w:val="28"/>
          <w:szCs w:val="28"/>
        </w:rPr>
        <w:t xml:space="preserve"> Professor</w:t>
      </w:r>
      <w:r>
        <w:rPr>
          <w:rFonts w:ascii="Times New Roman" w:eastAsia="Times New Roman" w:hAnsi="Times New Roman" w:cs="Times New Roman"/>
          <w:spacing w:val="-2"/>
          <w:sz w:val="28"/>
          <w:szCs w:val="28"/>
        </w:rPr>
        <w:t xml:space="preserve">   </w:t>
      </w:r>
      <w:r>
        <w:rPr>
          <w:rFonts w:ascii="TimesNewRomanPS-BoldMT" w:eastAsia="TimesNewRomanPS-BoldMT" w:hAnsi="TimesNewRomanPS-BoldMT" w:cs="TimesNewRomanPS-BoldMT"/>
          <w:b/>
          <w:bCs/>
          <w:color w:val="1F3864"/>
          <w:sz w:val="24"/>
          <w:szCs w:val="24"/>
          <w:lang w:val="en-US" w:eastAsia="zh-CN" w:bidi="ar"/>
        </w:rPr>
        <w:t xml:space="preserve"> </w:t>
      </w:r>
    </w:p>
    <w:p w14:paraId="01D3EB82" w14:textId="77777777" w:rsidR="005930ED" w:rsidRDefault="005930ED">
      <w:pPr>
        <w:spacing w:after="0" w:line="360" w:lineRule="auto"/>
        <w:jc w:val="center"/>
        <w:rPr>
          <w:rFonts w:ascii="Times New Roman" w:hAnsi="Times New Roman" w:cs="Times New Roman"/>
          <w:b/>
          <w:bCs/>
          <w:sz w:val="28"/>
          <w:szCs w:val="24"/>
        </w:rPr>
      </w:pPr>
    </w:p>
    <w:p w14:paraId="39FE7C65" w14:textId="77777777" w:rsidR="005930ED" w:rsidRDefault="005930ED">
      <w:pPr>
        <w:spacing w:after="0" w:line="360" w:lineRule="auto"/>
        <w:jc w:val="center"/>
        <w:rPr>
          <w:rFonts w:ascii="Times New Roman" w:hAnsi="Times New Roman" w:cs="Times New Roman"/>
          <w:b/>
          <w:bCs/>
          <w:sz w:val="28"/>
          <w:szCs w:val="24"/>
        </w:rPr>
      </w:pPr>
    </w:p>
    <w:p w14:paraId="72F701F0" w14:textId="77777777" w:rsidR="005930ED" w:rsidRDefault="00522E1B">
      <w:pPr>
        <w:spacing w:after="0" w:line="360" w:lineRule="auto"/>
        <w:ind w:firstLineChars="950" w:firstLine="2670"/>
        <w:jc w:val="both"/>
        <w:rPr>
          <w:rFonts w:ascii="Times New Roman" w:hAnsi="Times New Roman" w:cs="Times New Roman"/>
          <w:b/>
          <w:bCs/>
          <w:sz w:val="28"/>
          <w:szCs w:val="24"/>
        </w:rPr>
      </w:pPr>
      <w:r>
        <w:rPr>
          <w:rFonts w:ascii="Times New Roman" w:hAnsi="Times New Roman" w:cs="Times New Roman"/>
          <w:b/>
          <w:bCs/>
          <w:sz w:val="28"/>
          <w:szCs w:val="24"/>
        </w:rPr>
        <w:t>EXTERNAL EXAMINER</w:t>
      </w:r>
    </w:p>
    <w:p w14:paraId="09123D77" w14:textId="77777777" w:rsidR="005930ED" w:rsidRDefault="005930ED">
      <w:pPr>
        <w:jc w:val="center"/>
        <w:rPr>
          <w:rFonts w:ascii="Times New Roman" w:hAnsi="Times New Roman" w:cs="Times New Roman"/>
          <w:sz w:val="24"/>
          <w:szCs w:val="24"/>
        </w:rPr>
      </w:pPr>
    </w:p>
    <w:p w14:paraId="1BCCB9A7" w14:textId="77777777" w:rsidR="005930ED" w:rsidRDefault="00522E1B">
      <w:pPr>
        <w:ind w:firstLineChars="250" w:firstLine="803"/>
        <w:jc w:val="center"/>
        <w:rPr>
          <w:rFonts w:ascii="Times New Roman" w:hAnsi="Times New Roman" w:cs="Times New Roman"/>
          <w:b/>
          <w:sz w:val="32"/>
        </w:rPr>
      </w:pPr>
      <w:r>
        <w:rPr>
          <w:rFonts w:ascii="Times New Roman" w:hAnsi="Times New Roman" w:cs="Times New Roman"/>
          <w:b/>
          <w:sz w:val="32"/>
        </w:rPr>
        <w:t>ACKNOWLEDGEMENT</w:t>
      </w:r>
    </w:p>
    <w:p w14:paraId="17FAF0B8" w14:textId="77777777" w:rsidR="005930ED" w:rsidRDefault="005930ED">
      <w:pPr>
        <w:pStyle w:val="NoSpacing"/>
        <w:tabs>
          <w:tab w:val="left" w:pos="5760"/>
        </w:tabs>
        <w:spacing w:line="360" w:lineRule="auto"/>
        <w:jc w:val="both"/>
        <w:rPr>
          <w:rFonts w:ascii="Times New Roman" w:hAnsi="Times New Roman" w:cs="Times New Roman"/>
          <w:sz w:val="24"/>
          <w:szCs w:val="24"/>
        </w:rPr>
      </w:pPr>
    </w:p>
    <w:p w14:paraId="10F18D67" w14:textId="4E06FE71" w:rsidR="005930ED" w:rsidRDefault="00522E1B">
      <w:pPr>
        <w:pStyle w:val="NoSpacing"/>
        <w:tabs>
          <w:tab w:val="left" w:pos="57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are thankful to our guide Mr</w:t>
      </w:r>
      <w:r>
        <w:rPr>
          <w:rFonts w:ascii="Times New Roman" w:hAnsi="Times New Roman"/>
          <w:sz w:val="24"/>
          <w:szCs w:val="24"/>
        </w:rPr>
        <w:t>.</w:t>
      </w:r>
      <w:r>
        <w:rPr>
          <w:rFonts w:ascii="Times New Roman" w:hAnsi="Times New Roman"/>
          <w:b/>
          <w:sz w:val="24"/>
          <w:szCs w:val="24"/>
        </w:rPr>
        <w:t xml:space="preserve"> </w:t>
      </w:r>
      <w:r w:rsidR="0050428B">
        <w:rPr>
          <w:rFonts w:ascii="Times New Roman" w:hAnsi="Times New Roman"/>
          <w:b/>
          <w:sz w:val="24"/>
          <w:szCs w:val="24"/>
        </w:rPr>
        <w:t>S. REDDY</w:t>
      </w:r>
      <w:r>
        <w:rPr>
          <w:rFonts w:ascii="Times New Roman" w:hAnsi="Times New Roman"/>
          <w:b/>
          <w:sz w:val="24"/>
          <w:szCs w:val="24"/>
        </w:rPr>
        <w:t xml:space="preserve"> RAMESH </w:t>
      </w:r>
      <w:proofErr w:type="gramStart"/>
      <w:r>
        <w:rPr>
          <w:rFonts w:ascii="Times New Roman" w:hAnsi="Times New Roman" w:cs="Times New Roman"/>
          <w:b/>
          <w:sz w:val="24"/>
          <w:szCs w:val="24"/>
          <w:vertAlign w:val="subscript"/>
        </w:rPr>
        <w:t>M.Tech</w:t>
      </w:r>
      <w:proofErr w:type="gramEnd"/>
      <w:r>
        <w:rPr>
          <w:rFonts w:ascii="Times New Roman" w:hAnsi="Times New Roman" w:cs="Times New Roman"/>
          <w:b/>
          <w:sz w:val="24"/>
          <w:szCs w:val="24"/>
          <w:vertAlign w:val="subscript"/>
        </w:rPr>
        <w:t xml:space="preserve">, </w:t>
      </w:r>
      <w:r>
        <w:rPr>
          <w:rFonts w:ascii="Times New Roman" w:hAnsi="Times New Roman" w:cs="Times New Roman"/>
          <w:sz w:val="24"/>
          <w:szCs w:val="24"/>
        </w:rPr>
        <w:t>his valuable time append novel ideas to guide us in intelligent. We are indebted to her without whom we not have culminated to pinnacle of the project.</w:t>
      </w:r>
    </w:p>
    <w:p w14:paraId="1DCA51A2" w14:textId="0711926A" w:rsidR="005930ED" w:rsidRDefault="00522E1B">
      <w:pPr>
        <w:pStyle w:val="NoSpacing"/>
        <w:tabs>
          <w:tab w:val="left" w:pos="5760"/>
        </w:tabs>
        <w:spacing w:line="360" w:lineRule="auto"/>
        <w:jc w:val="both"/>
        <w:rPr>
          <w:rFonts w:ascii="Times New Roman" w:hAnsi="Times New Roman"/>
          <w:b/>
          <w:sz w:val="24"/>
          <w:szCs w:val="24"/>
        </w:rPr>
      </w:pPr>
      <w:r>
        <w:rPr>
          <w:rFonts w:ascii="Times New Roman" w:hAnsi="Times New Roman" w:cs="Times New Roman"/>
          <w:sz w:val="24"/>
          <w:szCs w:val="24"/>
        </w:rPr>
        <w:t xml:space="preserve">             We wish to convey our sincere thanks to Head of the Department of Electrical </w:t>
      </w:r>
      <w:r w:rsidR="0050428B">
        <w:rPr>
          <w:rFonts w:ascii="Times New Roman" w:hAnsi="Times New Roman" w:cs="Times New Roman"/>
          <w:sz w:val="24"/>
          <w:szCs w:val="24"/>
        </w:rPr>
        <w:t>and</w:t>
      </w:r>
      <w:r>
        <w:rPr>
          <w:rFonts w:ascii="Times New Roman" w:hAnsi="Times New Roman" w:cs="Times New Roman"/>
          <w:sz w:val="24"/>
          <w:szCs w:val="24"/>
        </w:rPr>
        <w:t xml:space="preserve"> Electronics Engineering </w:t>
      </w:r>
      <w:proofErr w:type="gramStart"/>
      <w:r w:rsidR="0050428B">
        <w:rPr>
          <w:rFonts w:ascii="Times New Roman" w:eastAsia="Times New Roman" w:hAnsi="Times New Roman" w:cs="Times New Roman"/>
          <w:b/>
          <w:sz w:val="24"/>
          <w:szCs w:val="24"/>
        </w:rPr>
        <w:t>Mr.RAJESH</w:t>
      </w:r>
      <w:proofErr w:type="gramEnd"/>
      <w:r>
        <w:rPr>
          <w:rFonts w:ascii="Times New Roman" w:eastAsia="Times New Roman" w:hAnsi="Times New Roman" w:cs="Times New Roman"/>
          <w:b/>
          <w:sz w:val="24"/>
          <w:szCs w:val="24"/>
        </w:rPr>
        <w:t xml:space="preserve"> MURARI </w:t>
      </w:r>
      <w:r>
        <w:rPr>
          <w:rFonts w:ascii="Times New Roman" w:hAnsi="Times New Roman"/>
          <w:b/>
          <w:spacing w:val="8"/>
          <w:sz w:val="24"/>
          <w:szCs w:val="24"/>
          <w:vertAlign w:val="subscript"/>
        </w:rPr>
        <w:t>M.Tech</w:t>
      </w:r>
      <w:r>
        <w:rPr>
          <w:rFonts w:ascii="Times New Roman" w:eastAsia="Times New Roman" w:hAnsi="Times New Roman" w:cs="Times New Roman"/>
          <w:b/>
          <w:spacing w:val="8"/>
          <w:sz w:val="24"/>
          <w:szCs w:val="24"/>
          <w:vertAlign w:val="subscript"/>
        </w:rPr>
        <w:t>.,(Ph.D)</w:t>
      </w:r>
      <w:r>
        <w:rPr>
          <w:rFonts w:ascii="Times New Roman" w:hAnsi="Times New Roman" w:cs="Times New Roman"/>
          <w:sz w:val="24"/>
          <w:szCs w:val="24"/>
        </w:rPr>
        <w:t>for provide vital information in carrying out our project.</w:t>
      </w:r>
    </w:p>
    <w:p w14:paraId="75AA6394" w14:textId="626D8FD6" w:rsidR="005930ED" w:rsidRDefault="00522E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are thankful to our Principal </w:t>
      </w:r>
      <w:r>
        <w:rPr>
          <w:rFonts w:ascii="Times New Roman" w:hAnsi="Times New Roman" w:cs="Times New Roman"/>
          <w:b/>
          <w:sz w:val="24"/>
          <w:szCs w:val="24"/>
        </w:rPr>
        <w:t xml:space="preserve">Dr. T. </w:t>
      </w:r>
      <w:r w:rsidR="0050428B">
        <w:rPr>
          <w:rFonts w:ascii="Times New Roman" w:hAnsi="Times New Roman" w:cs="Times New Roman"/>
          <w:b/>
          <w:sz w:val="24"/>
          <w:szCs w:val="24"/>
        </w:rPr>
        <w:t>K. RAMA</w:t>
      </w:r>
      <w:r>
        <w:rPr>
          <w:rFonts w:ascii="Times New Roman" w:hAnsi="Times New Roman" w:cs="Times New Roman"/>
          <w:b/>
          <w:sz w:val="24"/>
          <w:szCs w:val="24"/>
        </w:rPr>
        <w:t xml:space="preserve"> KRISHNA RAO</w:t>
      </w:r>
      <w:r>
        <w:rPr>
          <w:rFonts w:ascii="Times New Roman" w:hAnsi="Times New Roman" w:cs="Times New Roman"/>
          <w:sz w:val="24"/>
          <w:szCs w:val="24"/>
        </w:rPr>
        <w:t xml:space="preserve"> for providing appropriate environment required for the project.</w:t>
      </w:r>
    </w:p>
    <w:p w14:paraId="24BB19A8" w14:textId="24936BE1" w:rsidR="005930ED" w:rsidRDefault="00522E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Not to forget our teaching, </w:t>
      </w:r>
      <w:r w:rsidR="0050428B">
        <w:rPr>
          <w:rFonts w:ascii="Times New Roman" w:hAnsi="Times New Roman" w:cs="Times New Roman"/>
          <w:sz w:val="24"/>
          <w:szCs w:val="24"/>
        </w:rPr>
        <w:t>non-teaching</w:t>
      </w:r>
      <w:r>
        <w:rPr>
          <w:rFonts w:ascii="Times New Roman" w:hAnsi="Times New Roman" w:cs="Times New Roman"/>
          <w:sz w:val="24"/>
          <w:szCs w:val="24"/>
        </w:rPr>
        <w:t xml:space="preserve"> staff, our friends and our parents who had directly and indirectly helped and supported us in completing our work successfully within given time.</w:t>
      </w:r>
    </w:p>
    <w:p w14:paraId="38D4034B" w14:textId="77777777" w:rsidR="005930ED" w:rsidRDefault="00522E1B">
      <w:pPr>
        <w:spacing w:line="360" w:lineRule="auto"/>
        <w:ind w:left="3600" w:firstLine="720"/>
        <w:rPr>
          <w:rFonts w:ascii="Times New Roman" w:hAnsi="Times New Roman" w:cs="Times New Roman"/>
          <w:sz w:val="24"/>
          <w:szCs w:val="24"/>
        </w:rPr>
      </w:pPr>
      <w:r>
        <w:rPr>
          <w:rFonts w:ascii="Times New Roman" w:hAnsi="Times New Roman" w:cs="Times New Roman"/>
          <w:sz w:val="24"/>
          <w:szCs w:val="24"/>
        </w:rPr>
        <w:t xml:space="preserve">                With sincere regards,</w:t>
      </w:r>
    </w:p>
    <w:p w14:paraId="388F361A" w14:textId="086B4A7E" w:rsidR="005930ED" w:rsidRDefault="00522E1B">
      <w:pPr>
        <w:pStyle w:val="NoSpacing"/>
        <w:ind w:firstLineChars="450" w:firstLine="1175"/>
        <w:jc w:val="both"/>
        <w:rPr>
          <w:rFonts w:ascii="Times New Roman" w:hAnsi="Times New Roman"/>
          <w:b/>
          <w:color w:val="FF0000"/>
          <w:sz w:val="26"/>
          <w:szCs w:val="26"/>
        </w:rPr>
      </w:pPr>
      <w:r>
        <w:rPr>
          <w:rFonts w:ascii="Times New Roman" w:hAnsi="Times New Roman"/>
          <w:b/>
          <w:sz w:val="26"/>
          <w:szCs w:val="26"/>
        </w:rPr>
        <w:t xml:space="preserve">                                      </w:t>
      </w:r>
      <w:r>
        <w:rPr>
          <w:rFonts w:ascii="Times New Roman" w:hAnsi="Times New Roman"/>
          <w:b/>
          <w:color w:val="FF0000"/>
          <w:sz w:val="26"/>
          <w:szCs w:val="26"/>
        </w:rPr>
        <w:t>G.CH.SAI MANIKANTA</w:t>
      </w:r>
      <w:r>
        <w:rPr>
          <w:rFonts w:ascii="Times New Roman" w:hAnsi="Times New Roman"/>
          <w:b/>
          <w:color w:val="FF0000"/>
          <w:sz w:val="26"/>
          <w:szCs w:val="26"/>
          <w:lang w:val="en-US"/>
        </w:rPr>
        <w:t xml:space="preserve">    </w:t>
      </w:r>
      <w:r>
        <w:rPr>
          <w:rFonts w:ascii="Times New Roman" w:hAnsi="Times New Roman"/>
          <w:b/>
          <w:color w:val="FF0000"/>
          <w:sz w:val="26"/>
          <w:szCs w:val="26"/>
        </w:rPr>
        <w:t xml:space="preserve">       </w:t>
      </w:r>
      <w:r w:rsidR="0050428B">
        <w:rPr>
          <w:rFonts w:ascii="Times New Roman" w:hAnsi="Times New Roman"/>
          <w:b/>
          <w:color w:val="FF0000"/>
          <w:sz w:val="26"/>
          <w:szCs w:val="26"/>
        </w:rPr>
        <w:t xml:space="preserve"> </w:t>
      </w:r>
      <w:r>
        <w:rPr>
          <w:rFonts w:ascii="Times New Roman" w:hAnsi="Times New Roman"/>
          <w:b/>
          <w:color w:val="FF0000"/>
          <w:sz w:val="26"/>
          <w:szCs w:val="26"/>
        </w:rPr>
        <w:t>18P35A0258</w:t>
      </w:r>
    </w:p>
    <w:p w14:paraId="691B65D3" w14:textId="77777777" w:rsidR="005930ED" w:rsidRDefault="005930ED">
      <w:pPr>
        <w:pStyle w:val="NoSpacing"/>
        <w:jc w:val="center"/>
        <w:rPr>
          <w:rFonts w:ascii="Times New Roman" w:hAnsi="Times New Roman"/>
          <w:b/>
          <w:color w:val="FF0000"/>
          <w:sz w:val="14"/>
          <w:szCs w:val="16"/>
          <w:lang w:val="en-US"/>
        </w:rPr>
      </w:pPr>
    </w:p>
    <w:p w14:paraId="5B1E3C72" w14:textId="5F7F6F58" w:rsidR="005930ED" w:rsidRDefault="00522E1B">
      <w:pPr>
        <w:pStyle w:val="NoSpacing"/>
        <w:ind w:firstLineChars="1400" w:firstLine="3654"/>
        <w:jc w:val="both"/>
        <w:rPr>
          <w:rFonts w:ascii="Times New Roman" w:hAnsi="Times New Roman"/>
          <w:b/>
          <w:color w:val="FF0000"/>
          <w:sz w:val="26"/>
          <w:szCs w:val="26"/>
        </w:rPr>
      </w:pPr>
      <w:r>
        <w:rPr>
          <w:rFonts w:ascii="Times New Roman" w:hAnsi="Times New Roman"/>
          <w:b/>
          <w:color w:val="FF0000"/>
          <w:sz w:val="26"/>
          <w:szCs w:val="26"/>
        </w:rPr>
        <w:t>S.</w:t>
      </w:r>
      <w:r w:rsidR="0050428B">
        <w:rPr>
          <w:rFonts w:ascii="Times New Roman" w:hAnsi="Times New Roman"/>
          <w:b/>
          <w:color w:val="FF0000"/>
          <w:sz w:val="26"/>
          <w:szCs w:val="26"/>
        </w:rPr>
        <w:t>J. VENKATA</w:t>
      </w:r>
      <w:r>
        <w:rPr>
          <w:rFonts w:ascii="Times New Roman" w:hAnsi="Times New Roman"/>
          <w:b/>
          <w:color w:val="FF0000"/>
          <w:sz w:val="26"/>
          <w:szCs w:val="26"/>
        </w:rPr>
        <w:t xml:space="preserve"> ARAVIND</w:t>
      </w:r>
      <w:r>
        <w:rPr>
          <w:rFonts w:ascii="Times New Roman" w:hAnsi="Times New Roman"/>
          <w:b/>
          <w:color w:val="FF0000"/>
          <w:sz w:val="26"/>
          <w:szCs w:val="26"/>
          <w:lang w:val="en-US"/>
        </w:rPr>
        <w:t xml:space="preserve">       </w:t>
      </w:r>
      <w:r>
        <w:rPr>
          <w:rFonts w:ascii="Times New Roman" w:hAnsi="Times New Roman"/>
          <w:b/>
          <w:color w:val="FF0000"/>
          <w:sz w:val="26"/>
          <w:szCs w:val="26"/>
        </w:rPr>
        <w:t xml:space="preserve"> </w:t>
      </w:r>
      <w:r>
        <w:rPr>
          <w:rFonts w:ascii="Times New Roman" w:hAnsi="Times New Roman"/>
          <w:b/>
          <w:color w:val="FF0000"/>
          <w:sz w:val="26"/>
          <w:szCs w:val="26"/>
          <w:lang w:val="en-US"/>
        </w:rPr>
        <w:t xml:space="preserve"> </w:t>
      </w:r>
      <w:r>
        <w:rPr>
          <w:rFonts w:ascii="Times New Roman" w:hAnsi="Times New Roman"/>
          <w:b/>
          <w:color w:val="FF0000"/>
          <w:sz w:val="26"/>
          <w:szCs w:val="26"/>
        </w:rPr>
        <w:t>18P35A0276</w:t>
      </w:r>
    </w:p>
    <w:p w14:paraId="3201D7BA" w14:textId="77777777" w:rsidR="005930ED" w:rsidRDefault="005930ED">
      <w:pPr>
        <w:pStyle w:val="NoSpacing"/>
        <w:jc w:val="center"/>
        <w:rPr>
          <w:rFonts w:ascii="Times New Roman" w:hAnsi="Times New Roman"/>
          <w:b/>
          <w:color w:val="FF0000"/>
          <w:sz w:val="14"/>
          <w:szCs w:val="16"/>
          <w:lang w:val="en-US"/>
        </w:rPr>
      </w:pPr>
    </w:p>
    <w:p w14:paraId="0BBDCD25" w14:textId="357F64C4" w:rsidR="005930ED" w:rsidRDefault="0050428B">
      <w:pPr>
        <w:pStyle w:val="NoSpacing"/>
        <w:ind w:firstLineChars="1400" w:firstLine="3654"/>
        <w:jc w:val="both"/>
        <w:rPr>
          <w:rFonts w:ascii="Times New Roman" w:hAnsi="Times New Roman"/>
          <w:b/>
          <w:color w:val="FF0000"/>
          <w:sz w:val="26"/>
          <w:szCs w:val="26"/>
        </w:rPr>
      </w:pPr>
      <w:r>
        <w:rPr>
          <w:rFonts w:ascii="Times New Roman" w:hAnsi="Times New Roman"/>
          <w:b/>
          <w:color w:val="FF0000"/>
          <w:sz w:val="26"/>
          <w:szCs w:val="26"/>
        </w:rPr>
        <w:t>G. LEELA</w:t>
      </w:r>
      <w:r w:rsidR="00522E1B">
        <w:rPr>
          <w:rFonts w:ascii="Times New Roman" w:hAnsi="Times New Roman"/>
          <w:b/>
          <w:color w:val="FF0000"/>
          <w:sz w:val="26"/>
          <w:szCs w:val="26"/>
        </w:rPr>
        <w:t xml:space="preserve"> ABHIRAM</w:t>
      </w:r>
      <w:r w:rsidR="00522E1B">
        <w:rPr>
          <w:rFonts w:ascii="Times New Roman" w:hAnsi="Times New Roman"/>
          <w:b/>
          <w:color w:val="FF0000"/>
          <w:sz w:val="26"/>
          <w:szCs w:val="26"/>
          <w:lang w:val="en-US"/>
        </w:rPr>
        <w:t xml:space="preserve">             </w:t>
      </w:r>
      <w:r w:rsidR="00522E1B">
        <w:rPr>
          <w:rFonts w:ascii="Times New Roman" w:hAnsi="Times New Roman"/>
          <w:b/>
          <w:color w:val="FF0000"/>
          <w:sz w:val="26"/>
          <w:szCs w:val="26"/>
        </w:rPr>
        <w:t xml:space="preserve">    </w:t>
      </w:r>
      <w:r w:rsidR="00522E1B">
        <w:rPr>
          <w:rFonts w:ascii="Times New Roman" w:hAnsi="Times New Roman"/>
          <w:b/>
          <w:color w:val="FF0000"/>
          <w:sz w:val="26"/>
          <w:szCs w:val="26"/>
          <w:lang w:val="en-US"/>
        </w:rPr>
        <w:t>1</w:t>
      </w:r>
      <w:r w:rsidR="00522E1B">
        <w:rPr>
          <w:rFonts w:ascii="Times New Roman" w:hAnsi="Times New Roman"/>
          <w:b/>
          <w:color w:val="FF0000"/>
          <w:sz w:val="26"/>
          <w:szCs w:val="26"/>
        </w:rPr>
        <w:t>8P35A0257</w:t>
      </w:r>
    </w:p>
    <w:p w14:paraId="0B73BE5D" w14:textId="77777777" w:rsidR="005930ED" w:rsidRDefault="005930ED">
      <w:pPr>
        <w:pStyle w:val="NoSpacing"/>
        <w:jc w:val="center"/>
        <w:rPr>
          <w:rFonts w:ascii="Times New Roman" w:hAnsi="Times New Roman"/>
          <w:b/>
          <w:color w:val="FF0000"/>
          <w:sz w:val="14"/>
          <w:szCs w:val="16"/>
          <w:lang w:val="en-US"/>
        </w:rPr>
      </w:pPr>
    </w:p>
    <w:p w14:paraId="725AB8EB" w14:textId="471E446A" w:rsidR="005930ED" w:rsidRDefault="0050428B">
      <w:pPr>
        <w:pStyle w:val="NoSpacing"/>
        <w:ind w:firstLineChars="1400" w:firstLine="3654"/>
        <w:jc w:val="both"/>
        <w:rPr>
          <w:rFonts w:ascii="Times New Roman" w:hAnsi="Times New Roman"/>
          <w:b/>
          <w:color w:val="FF0000"/>
          <w:sz w:val="26"/>
          <w:szCs w:val="26"/>
        </w:rPr>
      </w:pPr>
      <w:r>
        <w:rPr>
          <w:rFonts w:ascii="Times New Roman" w:hAnsi="Times New Roman"/>
          <w:b/>
          <w:color w:val="FF0000"/>
          <w:sz w:val="26"/>
          <w:szCs w:val="26"/>
        </w:rPr>
        <w:t>N. SUMAN</w:t>
      </w:r>
      <w:r w:rsidR="00522E1B">
        <w:rPr>
          <w:rFonts w:ascii="Times New Roman" w:hAnsi="Times New Roman"/>
          <w:b/>
          <w:color w:val="FF0000"/>
          <w:sz w:val="26"/>
          <w:szCs w:val="26"/>
        </w:rPr>
        <w:t xml:space="preserve"> RAJU</w:t>
      </w:r>
      <w:r w:rsidR="00522E1B">
        <w:rPr>
          <w:rFonts w:ascii="Times New Roman" w:hAnsi="Times New Roman"/>
          <w:b/>
          <w:color w:val="FF0000"/>
          <w:sz w:val="26"/>
          <w:szCs w:val="26"/>
          <w:lang w:val="en-US"/>
        </w:rPr>
        <w:t xml:space="preserve">             </w:t>
      </w:r>
      <w:r w:rsidR="00522E1B">
        <w:rPr>
          <w:rFonts w:ascii="Times New Roman" w:hAnsi="Times New Roman"/>
          <w:b/>
          <w:color w:val="FF0000"/>
          <w:sz w:val="26"/>
          <w:szCs w:val="26"/>
        </w:rPr>
        <w:t xml:space="preserve">            </w:t>
      </w:r>
      <w:r w:rsidR="00522E1B">
        <w:rPr>
          <w:rFonts w:ascii="Times New Roman" w:hAnsi="Times New Roman"/>
          <w:b/>
          <w:color w:val="FF0000"/>
          <w:sz w:val="26"/>
          <w:szCs w:val="26"/>
          <w:lang w:val="en-US"/>
        </w:rPr>
        <w:t>1</w:t>
      </w:r>
      <w:r w:rsidR="00522E1B">
        <w:rPr>
          <w:rFonts w:ascii="Times New Roman" w:hAnsi="Times New Roman"/>
          <w:b/>
          <w:color w:val="FF0000"/>
          <w:sz w:val="26"/>
          <w:szCs w:val="26"/>
        </w:rPr>
        <w:t>8P35A0270</w:t>
      </w:r>
    </w:p>
    <w:p w14:paraId="1D7505FC" w14:textId="77777777" w:rsidR="005930ED" w:rsidRDefault="005930ED">
      <w:pPr>
        <w:pStyle w:val="NoSpacing"/>
        <w:jc w:val="center"/>
        <w:rPr>
          <w:rFonts w:ascii="Times New Roman" w:hAnsi="Times New Roman"/>
          <w:b/>
          <w:color w:val="FF0000"/>
          <w:sz w:val="14"/>
          <w:szCs w:val="16"/>
        </w:rPr>
      </w:pPr>
    </w:p>
    <w:p w14:paraId="2D735CB4" w14:textId="79B0A307" w:rsidR="005930ED" w:rsidRDefault="00522E1B">
      <w:pPr>
        <w:jc w:val="center"/>
        <w:rPr>
          <w:rFonts w:ascii="Times New Roman" w:hAnsi="Times New Roman" w:cs="Times New Roman"/>
          <w:b/>
          <w:sz w:val="32"/>
        </w:rPr>
      </w:pPr>
      <w:r>
        <w:rPr>
          <w:rFonts w:ascii="Times New Roman" w:hAnsi="Times New Roman"/>
          <w:b/>
          <w:color w:val="FF0000"/>
          <w:sz w:val="26"/>
          <w:szCs w:val="26"/>
        </w:rPr>
        <w:t xml:space="preserve">                                                    </w:t>
      </w:r>
      <w:r w:rsidR="0050428B">
        <w:rPr>
          <w:rFonts w:ascii="Times New Roman" w:hAnsi="Times New Roman"/>
          <w:b/>
          <w:color w:val="FF0000"/>
          <w:sz w:val="26"/>
          <w:szCs w:val="26"/>
        </w:rPr>
        <w:t xml:space="preserve"> </w:t>
      </w:r>
      <w:r>
        <w:rPr>
          <w:rFonts w:ascii="Times New Roman" w:hAnsi="Times New Roman"/>
          <w:b/>
          <w:color w:val="FF0000"/>
          <w:sz w:val="26"/>
          <w:szCs w:val="26"/>
        </w:rPr>
        <w:t xml:space="preserve"> </w:t>
      </w:r>
      <w:r w:rsidR="0050428B">
        <w:rPr>
          <w:rFonts w:ascii="Times New Roman" w:hAnsi="Times New Roman"/>
          <w:b/>
          <w:color w:val="FF0000"/>
          <w:sz w:val="26"/>
          <w:szCs w:val="26"/>
        </w:rPr>
        <w:t xml:space="preserve"> A. VARA</w:t>
      </w:r>
      <w:r>
        <w:rPr>
          <w:rFonts w:ascii="Times New Roman" w:hAnsi="Times New Roman"/>
          <w:b/>
          <w:color w:val="FF0000"/>
          <w:sz w:val="26"/>
          <w:szCs w:val="26"/>
        </w:rPr>
        <w:t xml:space="preserve"> PRASAD</w:t>
      </w:r>
      <w:r>
        <w:rPr>
          <w:rFonts w:ascii="Times New Roman" w:hAnsi="Times New Roman"/>
          <w:b/>
          <w:color w:val="FF0000"/>
          <w:sz w:val="26"/>
          <w:szCs w:val="26"/>
          <w:lang w:val="en-US"/>
        </w:rPr>
        <w:t xml:space="preserve">        </w:t>
      </w:r>
      <w:r>
        <w:rPr>
          <w:rFonts w:ascii="Times New Roman" w:hAnsi="Times New Roman"/>
          <w:b/>
          <w:color w:val="FF0000"/>
          <w:sz w:val="26"/>
          <w:szCs w:val="26"/>
        </w:rPr>
        <w:t xml:space="preserve">               17P35A0201</w:t>
      </w:r>
      <w:r>
        <w:rPr>
          <w:rFonts w:ascii="Times New Roman" w:hAnsi="Times New Roman"/>
          <w:b/>
          <w:sz w:val="26"/>
          <w:szCs w:val="26"/>
        </w:rPr>
        <w:t xml:space="preserve">        </w:t>
      </w:r>
    </w:p>
    <w:p w14:paraId="3DB83C28" w14:textId="77777777" w:rsidR="005930ED" w:rsidRDefault="005930ED">
      <w:pPr>
        <w:jc w:val="center"/>
        <w:rPr>
          <w:rFonts w:ascii="Times New Roman" w:hAnsi="Times New Roman" w:cs="Times New Roman"/>
          <w:b/>
          <w:sz w:val="32"/>
        </w:rPr>
      </w:pPr>
    </w:p>
    <w:p w14:paraId="5FE8B168" w14:textId="77777777" w:rsidR="005930ED" w:rsidRDefault="00522E1B">
      <w:pPr>
        <w:tabs>
          <w:tab w:val="left" w:pos="7605"/>
        </w:tabs>
        <w:contextualSpacing/>
        <w:rPr>
          <w:rFonts w:ascii="Times New Roman" w:hAnsi="Times New Roman" w:cs="Times New Roman"/>
          <w:b/>
          <w:sz w:val="32"/>
        </w:rPr>
      </w:pPr>
      <w:r>
        <w:rPr>
          <w:rFonts w:ascii="Times New Roman" w:hAnsi="Times New Roman" w:cs="Times New Roman"/>
          <w:b/>
          <w:sz w:val="32"/>
        </w:rPr>
        <w:tab/>
      </w:r>
    </w:p>
    <w:p w14:paraId="7CEACBAD" w14:textId="77777777" w:rsidR="005930ED" w:rsidRDefault="005930ED">
      <w:pPr>
        <w:contextualSpacing/>
        <w:jc w:val="center"/>
        <w:rPr>
          <w:rFonts w:ascii="Times New Roman" w:hAnsi="Times New Roman" w:cs="Times New Roman"/>
          <w:b/>
          <w:sz w:val="32"/>
        </w:rPr>
      </w:pPr>
    </w:p>
    <w:p w14:paraId="5694B770" w14:textId="77777777" w:rsidR="005930ED" w:rsidRDefault="005930ED">
      <w:pPr>
        <w:contextualSpacing/>
        <w:jc w:val="center"/>
        <w:rPr>
          <w:rFonts w:ascii="Times New Roman" w:hAnsi="Times New Roman" w:cs="Times New Roman"/>
          <w:b/>
          <w:sz w:val="32"/>
        </w:rPr>
      </w:pPr>
    </w:p>
    <w:p w14:paraId="224E2CD0" w14:textId="77777777" w:rsidR="005930ED" w:rsidRDefault="005930ED">
      <w:pPr>
        <w:contextualSpacing/>
        <w:jc w:val="center"/>
        <w:rPr>
          <w:rFonts w:ascii="Times New Roman" w:hAnsi="Times New Roman" w:cs="Times New Roman"/>
          <w:b/>
          <w:sz w:val="32"/>
        </w:rPr>
      </w:pPr>
    </w:p>
    <w:p w14:paraId="2C19FB55" w14:textId="77777777" w:rsidR="005930ED" w:rsidRDefault="005930ED">
      <w:pPr>
        <w:contextualSpacing/>
        <w:rPr>
          <w:rFonts w:ascii="Times New Roman" w:hAnsi="Times New Roman" w:cs="Times New Roman"/>
          <w:b/>
          <w:sz w:val="32"/>
        </w:rPr>
      </w:pPr>
    </w:p>
    <w:p w14:paraId="7BCBC890" w14:textId="77777777" w:rsidR="005930ED" w:rsidRDefault="005930ED">
      <w:pPr>
        <w:contextualSpacing/>
        <w:jc w:val="center"/>
        <w:rPr>
          <w:rFonts w:ascii="Times New Roman" w:hAnsi="Times New Roman" w:cs="Times New Roman"/>
          <w:b/>
          <w:sz w:val="32"/>
        </w:rPr>
      </w:pPr>
    </w:p>
    <w:p w14:paraId="53DA309A" w14:textId="77777777" w:rsidR="005930ED" w:rsidRDefault="005930ED">
      <w:pPr>
        <w:contextualSpacing/>
        <w:jc w:val="center"/>
        <w:rPr>
          <w:rFonts w:ascii="Times New Roman" w:hAnsi="Times New Roman" w:cs="Times New Roman"/>
          <w:b/>
          <w:sz w:val="32"/>
        </w:rPr>
      </w:pPr>
    </w:p>
    <w:p w14:paraId="74875A2F" w14:textId="77777777" w:rsidR="005930ED" w:rsidRDefault="005930ED">
      <w:pPr>
        <w:contextualSpacing/>
        <w:jc w:val="center"/>
        <w:rPr>
          <w:rFonts w:ascii="Times New Roman" w:hAnsi="Times New Roman" w:cs="Times New Roman"/>
          <w:b/>
          <w:sz w:val="32"/>
        </w:rPr>
      </w:pPr>
    </w:p>
    <w:p w14:paraId="079BBFE7" w14:textId="77777777" w:rsidR="005930ED" w:rsidRDefault="005930ED">
      <w:pPr>
        <w:contextualSpacing/>
        <w:jc w:val="center"/>
        <w:rPr>
          <w:rFonts w:ascii="Times New Roman" w:hAnsi="Times New Roman" w:cs="Times New Roman"/>
          <w:b/>
          <w:sz w:val="32"/>
        </w:rPr>
      </w:pPr>
    </w:p>
    <w:p w14:paraId="7D1DBA16" w14:textId="77777777" w:rsidR="005930ED" w:rsidRDefault="00522E1B">
      <w:pPr>
        <w:contextualSpacing/>
        <w:jc w:val="center"/>
        <w:rPr>
          <w:rFonts w:ascii="Times New Roman" w:hAnsi="Times New Roman" w:cs="Times New Roman"/>
          <w:b/>
          <w:sz w:val="32"/>
        </w:rPr>
      </w:pPr>
      <w:r>
        <w:rPr>
          <w:rFonts w:ascii="Times New Roman" w:hAnsi="Times New Roman" w:cs="Times New Roman"/>
          <w:b/>
          <w:sz w:val="32"/>
        </w:rPr>
        <w:t>ABSTRACT</w:t>
      </w:r>
    </w:p>
    <w:p w14:paraId="7878CE88" w14:textId="77777777" w:rsidR="005930ED" w:rsidRDefault="005930ED">
      <w:pPr>
        <w:jc w:val="both"/>
        <w:rPr>
          <w:b/>
          <w:sz w:val="8"/>
          <w:u w:val="single"/>
        </w:rPr>
      </w:pPr>
    </w:p>
    <w:p w14:paraId="4D983104" w14:textId="77777777" w:rsidR="005930ED" w:rsidRDefault="00522E1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This project describes the automated covid</w:t>
      </w:r>
      <w:r>
        <w:rPr>
          <w:rFonts w:ascii="Times New Roman" w:hAnsi="Times New Roman" w:cs="Times New Roman"/>
          <w:sz w:val="24"/>
          <w:szCs w:val="24"/>
        </w:rPr>
        <w:t>-19</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temperature based</w:t>
      </w:r>
      <w:proofErr w:type="gramEnd"/>
      <w:r>
        <w:rPr>
          <w:rFonts w:ascii="Times New Roman" w:hAnsi="Times New Roman" w:cs="Times New Roman"/>
          <w:sz w:val="24"/>
          <w:szCs w:val="24"/>
          <w:lang w:val="en-US"/>
        </w:rPr>
        <w:t xml:space="preserve"> gate opening and visitor counting system where it scans the temperature and at certain temperature it releases the gate and opens if the temperature is beyond pre</w:t>
      </w:r>
      <w:r>
        <w:rPr>
          <w:rFonts w:ascii="Times New Roman" w:hAnsi="Times New Roman" w:cs="Times New Roman"/>
          <w:sz w:val="24"/>
          <w:szCs w:val="24"/>
        </w:rPr>
        <w:t>-</w:t>
      </w:r>
      <w:r>
        <w:rPr>
          <w:rFonts w:ascii="Times New Roman" w:hAnsi="Times New Roman" w:cs="Times New Roman"/>
          <w:sz w:val="24"/>
          <w:szCs w:val="24"/>
          <w:lang w:val="en-US"/>
        </w:rPr>
        <w:t>programmed temperature then the gate is kept closed and then this will also scans the visitors who visits the area or who cross the gate so that we can have a count on the visitors. This is based on the current situation covid 19 break out so that we are doing this project which will help the current society. We are using IOT for this project to make it easier to maintain the output values of the system. Where we can save and monitor these values for future purpose.</w:t>
      </w:r>
    </w:p>
    <w:p w14:paraId="629D38CC" w14:textId="77777777" w:rsidR="005930ED" w:rsidRDefault="00522E1B">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498DBDA" w14:textId="54F49C2D" w:rsidR="005930ED" w:rsidRDefault="00522E1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This project briefly describes the “automated covid</w:t>
      </w:r>
      <w:r>
        <w:rPr>
          <w:rFonts w:ascii="Times New Roman" w:hAnsi="Times New Roman" w:cs="Times New Roman"/>
          <w:sz w:val="24"/>
          <w:szCs w:val="24"/>
        </w:rPr>
        <w:t xml:space="preserve">-19 </w:t>
      </w:r>
      <w:proofErr w:type="gramStart"/>
      <w:r>
        <w:rPr>
          <w:rFonts w:ascii="Times New Roman" w:hAnsi="Times New Roman" w:cs="Times New Roman"/>
          <w:sz w:val="24"/>
          <w:szCs w:val="24"/>
          <w:lang w:val="en-US"/>
        </w:rPr>
        <w:t>temperature based</w:t>
      </w:r>
      <w:proofErr w:type="gramEnd"/>
      <w:r>
        <w:rPr>
          <w:rFonts w:ascii="Times New Roman" w:hAnsi="Times New Roman" w:cs="Times New Roman"/>
          <w:sz w:val="24"/>
          <w:szCs w:val="24"/>
          <w:lang w:val="en-US"/>
        </w:rPr>
        <w:t xml:space="preserve"> gate opening and visitor counting system” where it scans the temperature and at certain temperature it releases the gate and opens if the temperature is beyond </w:t>
      </w:r>
      <w:r w:rsidR="00D83E05">
        <w:rPr>
          <w:rFonts w:ascii="Times New Roman" w:hAnsi="Times New Roman" w:cs="Times New Roman"/>
          <w:sz w:val="24"/>
          <w:szCs w:val="24"/>
          <w:lang w:val="en-US"/>
        </w:rPr>
        <w:t>preprogrammed</w:t>
      </w:r>
      <w:r>
        <w:rPr>
          <w:rFonts w:ascii="Times New Roman" w:hAnsi="Times New Roman" w:cs="Times New Roman"/>
          <w:sz w:val="24"/>
          <w:szCs w:val="24"/>
          <w:lang w:val="en-US"/>
        </w:rPr>
        <w:t xml:space="preserve"> temperature then the gate is kept closed and then this will also scans the visitors who visits the area or who cross the gate so that we can have a count on the visitors. This is based on the current situation covid</w:t>
      </w:r>
      <w:r>
        <w:rPr>
          <w:rFonts w:ascii="Times New Roman" w:hAnsi="Times New Roman" w:cs="Times New Roman"/>
          <w:sz w:val="24"/>
          <w:szCs w:val="24"/>
        </w:rPr>
        <w:t>-</w:t>
      </w:r>
      <w:r>
        <w:rPr>
          <w:rFonts w:ascii="Times New Roman" w:hAnsi="Times New Roman" w:cs="Times New Roman"/>
          <w:sz w:val="24"/>
          <w:szCs w:val="24"/>
          <w:lang w:val="en-US"/>
        </w:rPr>
        <w:t>19 break out so that we are doing this project which will help the current society. We are using IOT for this project to make it easier to maintain the output values of the system. Where we can save and monitor these values for future purpose.</w:t>
      </w:r>
    </w:p>
    <w:p w14:paraId="373709B2" w14:textId="77777777" w:rsidR="005930ED" w:rsidRDefault="005930ED">
      <w:pPr>
        <w:autoSpaceDE w:val="0"/>
        <w:autoSpaceDN w:val="0"/>
        <w:adjustRightInd w:val="0"/>
        <w:spacing w:after="0" w:line="360" w:lineRule="auto"/>
        <w:ind w:firstLine="720"/>
        <w:jc w:val="both"/>
        <w:rPr>
          <w:rFonts w:ascii="Times New Roman" w:hAnsi="Times New Roman" w:cs="Times New Roman"/>
          <w:sz w:val="24"/>
          <w:szCs w:val="24"/>
        </w:rPr>
      </w:pPr>
    </w:p>
    <w:p w14:paraId="557BC0CA" w14:textId="77777777" w:rsidR="005930ED" w:rsidRDefault="00522E1B">
      <w:pPr>
        <w:spacing w:line="360" w:lineRule="auto"/>
        <w:jc w:val="both"/>
        <w:rPr>
          <w:rFonts w:ascii="Times New Roman" w:hAnsi="Times New Roman" w:cs="Times New Roman"/>
          <w:b/>
          <w:sz w:val="28"/>
          <w:szCs w:val="24"/>
        </w:rPr>
      </w:pPr>
      <w:r>
        <w:rPr>
          <w:rFonts w:ascii="Times New Roman" w:hAnsi="Times New Roman" w:cs="Times New Roman"/>
          <w:sz w:val="24"/>
          <w:szCs w:val="24"/>
        </w:rPr>
        <w:t>In this project, Automated covid-19temperature-based gate opening and visitor counting system which is verified through an IOT based system to monitor its output performance.</w:t>
      </w:r>
      <w:r>
        <w:rPr>
          <w:rFonts w:ascii="Times New Roman" w:hAnsi="Times New Roman" w:cs="Times New Roman"/>
          <w:sz w:val="24"/>
          <w:szCs w:val="24"/>
          <w:lang w:val="en-US"/>
        </w:rPr>
        <w:t xml:space="preserve"> The performance results are </w:t>
      </w:r>
      <w:r>
        <w:rPr>
          <w:rFonts w:ascii="Times New Roman" w:hAnsi="Times New Roman" w:cs="Times New Roman"/>
          <w:bCs/>
          <w:sz w:val="24"/>
          <w:szCs w:val="24"/>
          <w:lang w:val="en-US"/>
        </w:rPr>
        <w:t>discussed.</w:t>
      </w:r>
    </w:p>
    <w:p w14:paraId="079FD808" w14:textId="77777777" w:rsidR="005930ED" w:rsidRDefault="005930ED">
      <w:pPr>
        <w:spacing w:line="360" w:lineRule="auto"/>
        <w:jc w:val="both"/>
        <w:rPr>
          <w:rFonts w:ascii="Times New Roman" w:hAnsi="Times New Roman" w:cs="Times New Roman"/>
          <w:b/>
          <w:sz w:val="28"/>
          <w:szCs w:val="24"/>
        </w:rPr>
      </w:pPr>
    </w:p>
    <w:p w14:paraId="1A2F6BCC" w14:textId="77777777" w:rsidR="005930ED" w:rsidRDefault="005930ED">
      <w:pPr>
        <w:spacing w:line="360" w:lineRule="auto"/>
        <w:jc w:val="both"/>
        <w:rPr>
          <w:rFonts w:ascii="Times New Roman" w:hAnsi="Times New Roman" w:cs="Times New Roman"/>
          <w:b/>
          <w:sz w:val="28"/>
          <w:szCs w:val="24"/>
        </w:rPr>
      </w:pPr>
    </w:p>
    <w:p w14:paraId="28473020" w14:textId="77777777" w:rsidR="005930ED" w:rsidRDefault="005930ED">
      <w:pPr>
        <w:spacing w:line="360" w:lineRule="auto"/>
        <w:jc w:val="both"/>
        <w:rPr>
          <w:rFonts w:ascii="Times New Roman" w:hAnsi="Times New Roman" w:cs="Times New Roman"/>
          <w:b/>
          <w:sz w:val="28"/>
          <w:szCs w:val="24"/>
        </w:rPr>
      </w:pPr>
    </w:p>
    <w:p w14:paraId="4E0E0C3F" w14:textId="77777777" w:rsidR="005930ED" w:rsidRDefault="005930ED">
      <w:pPr>
        <w:spacing w:line="360" w:lineRule="auto"/>
        <w:jc w:val="both"/>
        <w:rPr>
          <w:rFonts w:ascii="Times New Roman" w:hAnsi="Times New Roman" w:cs="Times New Roman"/>
          <w:b/>
          <w:sz w:val="28"/>
          <w:szCs w:val="24"/>
        </w:rPr>
      </w:pPr>
    </w:p>
    <w:p w14:paraId="0BF8B7D0" w14:textId="77777777" w:rsidR="005930ED" w:rsidRDefault="005930ED">
      <w:pPr>
        <w:spacing w:line="360" w:lineRule="auto"/>
        <w:jc w:val="center"/>
        <w:rPr>
          <w:rFonts w:ascii="Times New Roman" w:hAnsi="Times New Roman" w:cs="Times New Roman"/>
          <w:b/>
          <w:sz w:val="28"/>
          <w:szCs w:val="24"/>
        </w:rPr>
      </w:pPr>
    </w:p>
    <w:p w14:paraId="5FB061C1" w14:textId="77777777" w:rsidR="005930ED" w:rsidRDefault="00522E1B">
      <w:pPr>
        <w:spacing w:line="360" w:lineRule="auto"/>
        <w:ind w:firstLineChars="800" w:firstLine="2570"/>
        <w:jc w:val="both"/>
        <w:rPr>
          <w:rFonts w:ascii="Times New Roman" w:hAnsi="Times New Roman" w:cs="Times New Roman"/>
          <w:b/>
          <w:sz w:val="32"/>
          <w:szCs w:val="32"/>
        </w:rPr>
      </w:pPr>
      <w:r>
        <w:rPr>
          <w:rFonts w:ascii="Times New Roman" w:hAnsi="Times New Roman" w:cs="Times New Roman"/>
          <w:b/>
          <w:sz w:val="32"/>
          <w:szCs w:val="32"/>
        </w:rPr>
        <w:t>TABLE OF CONTENTS</w:t>
      </w:r>
    </w:p>
    <w:p w14:paraId="0CA315FD" w14:textId="77777777" w:rsidR="005930ED" w:rsidRDefault="00522E1B">
      <w:pPr>
        <w:spacing w:line="240" w:lineRule="auto"/>
        <w:rPr>
          <w:rFonts w:ascii="Times New Roman" w:hAnsi="Times New Roman" w:cs="Times New Roman"/>
          <w:b/>
          <w:bCs/>
          <w:sz w:val="24"/>
          <w:szCs w:val="24"/>
        </w:rPr>
      </w:pPr>
      <w:r>
        <w:rPr>
          <w:rFonts w:ascii="Times New Roman" w:hAnsi="Times New Roman" w:cs="Times New Roman"/>
          <w:b/>
          <w:sz w:val="24"/>
          <w:szCs w:val="24"/>
        </w:rPr>
        <w:t>Chapter Name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Page No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"_Toc77271503" </w:instrText>
      </w:r>
      <w:r>
        <w:rPr>
          <w:rFonts w:ascii="Times New Roman" w:hAnsi="Times New Roman" w:cs="Times New Roman"/>
          <w:sz w:val="24"/>
          <w:szCs w:val="24"/>
        </w:rPr>
        <w:fldChar w:fldCharType="separate"/>
      </w:r>
      <w:r>
        <w:rPr>
          <w:rFonts w:ascii="Times New Roman" w:hAnsi="Times New Roman" w:cs="Times New Roman"/>
          <w:b/>
          <w:bCs/>
          <w:sz w:val="24"/>
          <w:szCs w:val="24"/>
        </w:rPr>
        <w:t xml:space="preserve">Chapter - </w:t>
      </w:r>
      <w:proofErr w:type="gramStart"/>
      <w:r w:rsidR="00F76DC0">
        <w:rPr>
          <w:rFonts w:ascii="Times New Roman" w:hAnsi="Times New Roman" w:cs="Times New Roman"/>
          <w:b/>
          <w:bCs/>
          <w:sz w:val="24"/>
          <w:szCs w:val="24"/>
        </w:rPr>
        <w:t>1</w:t>
      </w:r>
      <w:r w:rsidR="00F76DC0">
        <w:rPr>
          <w:rStyle w:val="Hyperlink"/>
          <w:rFonts w:ascii="Times New Roman" w:eastAsia="Times New Roman" w:hAnsi="Times New Roman" w:cs="Times New Roman"/>
          <w:b/>
          <w:bCs/>
          <w:color w:val="000000" w:themeColor="text1"/>
          <w:kern w:val="36"/>
          <w:sz w:val="24"/>
          <w:szCs w:val="28"/>
          <w:u w:val="none"/>
          <w:lang w:val="en-US"/>
        </w:rPr>
        <w:t xml:space="preserve">  </w:t>
      </w:r>
      <w:r w:rsidR="00F76DC0">
        <w:rPr>
          <w:rFonts w:ascii="Times New Roman" w:hAnsi="Times New Roman" w:cs="Times New Roman"/>
          <w:b/>
          <w:bCs/>
          <w:sz w:val="24"/>
          <w:szCs w:val="24"/>
        </w:rPr>
        <w:t>INSIGHT</w:t>
      </w:r>
      <w:proofErr w:type="gramEnd"/>
      <w:r w:rsidR="00F76DC0">
        <w:rPr>
          <w:rFonts w:ascii="Times New Roman" w:hAnsi="Times New Roman" w:cs="Times New Roman"/>
          <w:b/>
          <w:bCs/>
          <w:sz w:val="24"/>
          <w:szCs w:val="24"/>
        </w:rPr>
        <w:t xml:space="preserve"> INTO ESP32 FEATURES &amp; </w:t>
      </w:r>
    </w:p>
    <w:p w14:paraId="678F3B76" w14:textId="77777777" w:rsidR="005930ED" w:rsidRDefault="00F76DC0">
      <w:pPr>
        <w:ind w:firstLineChars="500" w:firstLine="1205"/>
        <w:rPr>
          <w:rFonts w:ascii="Times New Roman" w:hAnsi="Times New Roman" w:cs="Times New Roman"/>
          <w:sz w:val="24"/>
          <w:szCs w:val="24"/>
        </w:rPr>
      </w:pPr>
      <w:r>
        <w:rPr>
          <w:rFonts w:ascii="Times New Roman" w:hAnsi="Times New Roman" w:cs="Times New Roman"/>
          <w:b/>
          <w:bCs/>
          <w:sz w:val="24"/>
          <w:szCs w:val="24"/>
        </w:rPr>
        <w:t>USING IT W</w:t>
      </w:r>
      <w:r w:rsidR="00522E1B">
        <w:rPr>
          <w:rFonts w:ascii="Times New Roman" w:hAnsi="Times New Roman" w:cs="Times New Roman"/>
          <w:b/>
          <w:bCs/>
          <w:sz w:val="24"/>
          <w:szCs w:val="24"/>
        </w:rPr>
        <w:t>ITH ARDUINO IDE</w:t>
      </w:r>
      <w:r w:rsidR="00522E1B">
        <w:rPr>
          <w:rFonts w:ascii="Times New Roman" w:hAnsi="Times New Roman" w:cs="Times New Roman"/>
          <w:b/>
          <w:bCs/>
          <w:sz w:val="24"/>
          <w:szCs w:val="24"/>
          <w:lang w:val="en-US"/>
        </w:rPr>
        <w:t xml:space="preserve">            </w:t>
      </w:r>
      <w:r w:rsidR="00522E1B">
        <w:rPr>
          <w:rFonts w:ascii="Times New Roman" w:hAnsi="Times New Roman" w:cs="Times New Roman"/>
          <w:sz w:val="24"/>
          <w:szCs w:val="24"/>
          <w:lang w:val="en-US"/>
        </w:rPr>
        <w:t xml:space="preserve">                           </w:t>
      </w:r>
      <w:r w:rsidR="00522E1B">
        <w:rPr>
          <w:rFonts w:ascii="Times New Roman" w:hAnsi="Times New Roman" w:cs="Times New Roman"/>
          <w:sz w:val="24"/>
          <w:szCs w:val="24"/>
        </w:rPr>
        <w:fldChar w:fldCharType="end"/>
      </w:r>
      <w:r w:rsidR="00522E1B">
        <w:rPr>
          <w:rFonts w:ascii="Times New Roman" w:hAnsi="Times New Roman" w:cs="Times New Roman"/>
          <w:sz w:val="24"/>
          <w:szCs w:val="24"/>
        </w:rPr>
        <w:t xml:space="preserve">                     3                                                </w:t>
      </w:r>
    </w:p>
    <w:p w14:paraId="7CE912AD" w14:textId="77777777" w:rsidR="005930ED" w:rsidRDefault="009B3855">
      <w:pPr>
        <w:ind w:firstLineChars="150" w:firstLine="330"/>
        <w:rPr>
          <w:rFonts w:ascii="Times New Roman" w:hAnsi="Times New Roman" w:cs="Times New Roman"/>
          <w:sz w:val="24"/>
          <w:szCs w:val="24"/>
        </w:rPr>
      </w:pPr>
      <w:hyperlink w:anchor="_Toc77271504" w:history="1">
        <w:r w:rsidR="00522E1B">
          <w:rPr>
            <w:rStyle w:val="Hyperlink"/>
            <w:rFonts w:ascii="Times New Roman" w:eastAsia="Times New Roman" w:hAnsi="Times New Roman" w:cs="Times New Roman"/>
            <w:color w:val="000000" w:themeColor="text1"/>
            <w:sz w:val="24"/>
            <w:szCs w:val="28"/>
            <w:u w:val="none"/>
          </w:rPr>
          <w:t>1.1.ESP-WROOM-32 Module</w:t>
        </w:r>
        <w:r w:rsidR="00522E1B">
          <w:rPr>
            <w:rStyle w:val="Hyperlink"/>
            <w:rFonts w:ascii="Times New Roman" w:eastAsia="Times New Roman" w:hAnsi="Times New Roman" w:cs="Times New Roman"/>
            <w:color w:val="000000" w:themeColor="text1"/>
            <w:sz w:val="24"/>
            <w:szCs w:val="28"/>
            <w:u w:val="none"/>
            <w:lang w:val="en-US"/>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_Toc77271504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w:t>
        </w:r>
        <w:r w:rsidR="00522E1B">
          <w:rPr>
            <w:rFonts w:ascii="Times New Roman" w:hAnsi="Times New Roman" w:cs="Times New Roman"/>
            <w:sz w:val="24"/>
            <w:szCs w:val="24"/>
          </w:rPr>
          <w:fldChar w:fldCharType="end"/>
        </w:r>
      </w:hyperlink>
    </w:p>
    <w:p w14:paraId="147E7DDF" w14:textId="5B6FE3FB" w:rsidR="005930ED" w:rsidRDefault="009B3855">
      <w:pPr>
        <w:ind w:firstLineChars="150" w:firstLine="330"/>
        <w:jc w:val="both"/>
        <w:rPr>
          <w:rFonts w:ascii="Times New Roman" w:hAnsi="Times New Roman" w:cs="Times New Roman"/>
          <w:sz w:val="24"/>
          <w:szCs w:val="24"/>
        </w:rPr>
      </w:pPr>
      <w:hyperlink w:anchor="_Toc77271505"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2. Power</w:t>
        </w:r>
        <w:r w:rsidR="00522E1B">
          <w:rPr>
            <w:rStyle w:val="Hyperlink"/>
            <w:rFonts w:ascii="Times New Roman" w:hAnsi="Times New Roman" w:cs="Times New Roman"/>
            <w:color w:val="000000" w:themeColor="text1"/>
            <w:sz w:val="24"/>
            <w:szCs w:val="28"/>
            <w:u w:val="none"/>
          </w:rPr>
          <w:t xml:space="preserve"> Requirement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_Toc77271505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w:t>
        </w:r>
        <w:r w:rsidR="00522E1B">
          <w:rPr>
            <w:rFonts w:ascii="Times New Roman" w:hAnsi="Times New Roman" w:cs="Times New Roman"/>
            <w:sz w:val="24"/>
            <w:szCs w:val="24"/>
          </w:rPr>
          <w:fldChar w:fldCharType="end"/>
        </w:r>
      </w:hyperlink>
    </w:p>
    <w:p w14:paraId="53AF93C6" w14:textId="2792C615" w:rsidR="005930ED" w:rsidRDefault="009B3855">
      <w:pPr>
        <w:ind w:firstLineChars="150" w:firstLine="330"/>
        <w:jc w:val="both"/>
        <w:rPr>
          <w:rFonts w:ascii="Times New Roman" w:hAnsi="Times New Roman" w:cs="Times New Roman"/>
          <w:sz w:val="24"/>
          <w:szCs w:val="24"/>
        </w:rPr>
      </w:pPr>
      <w:hyperlink w:anchor="_Toc77271506"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3. Peripherals</w:t>
        </w:r>
        <w:r w:rsidR="00522E1B">
          <w:rPr>
            <w:rStyle w:val="Hyperlink"/>
            <w:rFonts w:ascii="Times New Roman" w:hAnsi="Times New Roman" w:cs="Times New Roman"/>
            <w:color w:val="000000" w:themeColor="text1"/>
            <w:sz w:val="24"/>
            <w:szCs w:val="28"/>
            <w:u w:val="none"/>
          </w:rPr>
          <w:t xml:space="preserve"> and I/O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_Toc77271506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6</w:t>
        </w:r>
        <w:r w:rsidR="00522E1B">
          <w:rPr>
            <w:rFonts w:ascii="Times New Roman" w:hAnsi="Times New Roman" w:cs="Times New Roman"/>
            <w:sz w:val="24"/>
            <w:szCs w:val="24"/>
          </w:rPr>
          <w:fldChar w:fldCharType="end"/>
        </w:r>
      </w:hyperlink>
    </w:p>
    <w:p w14:paraId="11C502E0" w14:textId="39DCD4B4" w:rsidR="005930ED" w:rsidRDefault="009B3855">
      <w:pPr>
        <w:ind w:firstLineChars="150" w:firstLine="330"/>
        <w:jc w:val="both"/>
        <w:rPr>
          <w:rFonts w:ascii="Times New Roman" w:hAnsi="Times New Roman" w:cs="Times New Roman"/>
          <w:sz w:val="24"/>
          <w:szCs w:val="24"/>
        </w:rPr>
      </w:pPr>
      <w:hyperlink w:anchor="_Toc77271507" w:history="1">
        <w:r w:rsidR="00522E1B">
          <w:rPr>
            <w:rStyle w:val="Hyperlink"/>
            <w:rFonts w:ascii="Times New Roman" w:eastAsia="Times New Roman" w:hAnsi="Times New Roman" w:cs="Times New Roman"/>
            <w:color w:val="000000" w:themeColor="text1"/>
            <w:sz w:val="24"/>
            <w:szCs w:val="28"/>
            <w:u w:val="none"/>
          </w:rPr>
          <w:t>1.3.</w:t>
        </w:r>
        <w:r w:rsidR="00E225FB">
          <w:rPr>
            <w:rStyle w:val="Hyperlink"/>
            <w:rFonts w:ascii="Times New Roman" w:eastAsia="Times New Roman" w:hAnsi="Times New Roman" w:cs="Times New Roman"/>
            <w:color w:val="000000" w:themeColor="text1"/>
            <w:sz w:val="24"/>
            <w:szCs w:val="28"/>
            <w:u w:val="none"/>
          </w:rPr>
          <w:t>1. Input</w:t>
        </w:r>
        <w:r w:rsidR="00522E1B">
          <w:rPr>
            <w:rStyle w:val="Hyperlink"/>
            <w:rFonts w:ascii="Times New Roman" w:eastAsia="Times New Roman" w:hAnsi="Times New Roman" w:cs="Times New Roman"/>
            <w:color w:val="000000" w:themeColor="text1"/>
            <w:sz w:val="24"/>
            <w:szCs w:val="28"/>
            <w:u w:val="none"/>
          </w:rPr>
          <w:t xml:space="preserve"> Only GPIOs</w:t>
        </w:r>
        <w:r w:rsidR="00522E1B">
          <w:rPr>
            <w:rStyle w:val="Hyperlink"/>
            <w:rFonts w:ascii="Times New Roman" w:eastAsia="Times New Roman" w:hAnsi="Times New Roman" w:cs="Times New Roman"/>
            <w:color w:val="000000" w:themeColor="text1"/>
            <w:sz w:val="24"/>
            <w:szCs w:val="28"/>
            <w:u w:val="none"/>
            <w:lang w:val="en-US"/>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_Toc77271507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7</w:t>
        </w:r>
        <w:r w:rsidR="00522E1B">
          <w:rPr>
            <w:rFonts w:ascii="Times New Roman" w:hAnsi="Times New Roman" w:cs="Times New Roman"/>
            <w:sz w:val="24"/>
            <w:szCs w:val="24"/>
          </w:rPr>
          <w:fldChar w:fldCharType="end"/>
        </w:r>
      </w:hyperlink>
    </w:p>
    <w:p w14:paraId="4E0C0D16" w14:textId="4DD8B529" w:rsidR="005930ED" w:rsidRDefault="009B3855">
      <w:pPr>
        <w:ind w:firstLineChars="150" w:firstLine="330"/>
        <w:jc w:val="both"/>
        <w:rPr>
          <w:rFonts w:ascii="Times New Roman" w:hAnsi="Times New Roman" w:cs="Times New Roman"/>
          <w:sz w:val="24"/>
          <w:szCs w:val="24"/>
        </w:rPr>
      </w:pPr>
      <w:hyperlink w:anchor="_Toc77271508"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4. On</w:t>
        </w:r>
        <w:r w:rsidR="00522E1B">
          <w:rPr>
            <w:rStyle w:val="Hyperlink"/>
            <w:rFonts w:ascii="Times New Roman" w:hAnsi="Times New Roman" w:cs="Times New Roman"/>
            <w:color w:val="000000" w:themeColor="text1"/>
            <w:sz w:val="24"/>
            <w:szCs w:val="28"/>
            <w:u w:val="none"/>
          </w:rPr>
          <w:t xml:space="preserve">-board Switches &amp; LED Indicators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_Toc77271508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8</w:t>
        </w:r>
        <w:r w:rsidR="00522E1B">
          <w:rPr>
            <w:rFonts w:ascii="Times New Roman" w:hAnsi="Times New Roman" w:cs="Times New Roman"/>
            <w:sz w:val="24"/>
            <w:szCs w:val="24"/>
          </w:rPr>
          <w:fldChar w:fldCharType="end"/>
        </w:r>
      </w:hyperlink>
      <w:r w:rsidR="00522E1B">
        <w:rPr>
          <w:rFonts w:ascii="Times New Roman" w:hAnsi="Times New Roman" w:cs="Times New Roman"/>
          <w:sz w:val="24"/>
          <w:szCs w:val="24"/>
        </w:rPr>
        <w:t xml:space="preserve"> </w:t>
      </w:r>
    </w:p>
    <w:p w14:paraId="3F5EEA4C" w14:textId="3D64DA95" w:rsidR="005930ED" w:rsidRDefault="009B3855">
      <w:pPr>
        <w:ind w:firstLineChars="150" w:firstLine="330"/>
        <w:jc w:val="both"/>
        <w:rPr>
          <w:rFonts w:ascii="Times New Roman" w:hAnsi="Times New Roman" w:cs="Times New Roman"/>
          <w:sz w:val="24"/>
          <w:szCs w:val="24"/>
        </w:rPr>
      </w:pPr>
      <w:hyperlink w:anchor="_Toc77271509"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5. Serial</w:t>
        </w:r>
        <w:r w:rsidR="00522E1B">
          <w:rPr>
            <w:rStyle w:val="Hyperlink"/>
            <w:rFonts w:ascii="Times New Roman" w:hAnsi="Times New Roman" w:cs="Times New Roman"/>
            <w:color w:val="000000" w:themeColor="text1"/>
            <w:sz w:val="24"/>
            <w:szCs w:val="28"/>
            <w:u w:val="none"/>
          </w:rPr>
          <w:t xml:space="preserve"> Communication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_Toc77271509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8</w:t>
        </w:r>
        <w:r w:rsidR="00522E1B">
          <w:rPr>
            <w:rFonts w:ascii="Times New Roman" w:hAnsi="Times New Roman" w:cs="Times New Roman"/>
            <w:sz w:val="24"/>
            <w:szCs w:val="24"/>
          </w:rPr>
          <w:fldChar w:fldCharType="end"/>
        </w:r>
      </w:hyperlink>
    </w:p>
    <w:p w14:paraId="374F2F44" w14:textId="00ED36B9" w:rsidR="005930ED" w:rsidRDefault="009B3855">
      <w:pPr>
        <w:ind w:firstLineChars="150" w:firstLine="330"/>
        <w:jc w:val="both"/>
        <w:rPr>
          <w:rFonts w:ascii="Times New Roman" w:hAnsi="Times New Roman" w:cs="Times New Roman"/>
          <w:sz w:val="24"/>
          <w:szCs w:val="24"/>
        </w:rPr>
      </w:pPr>
      <w:hyperlink w:anchor="_Toc77271510"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6. ESP</w:t>
        </w:r>
        <w:r w:rsidR="00522E1B">
          <w:rPr>
            <w:rStyle w:val="Hyperlink"/>
            <w:rFonts w:ascii="Times New Roman" w:hAnsi="Times New Roman" w:cs="Times New Roman"/>
            <w:color w:val="000000" w:themeColor="text1"/>
            <w:sz w:val="24"/>
            <w:szCs w:val="28"/>
            <w:u w:val="none"/>
          </w:rPr>
          <w:t xml:space="preserve">32 Development Board Pinout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_Toc77271510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9</w:t>
        </w:r>
        <w:r w:rsidR="00522E1B">
          <w:rPr>
            <w:rFonts w:ascii="Times New Roman" w:hAnsi="Times New Roman" w:cs="Times New Roman"/>
            <w:sz w:val="24"/>
            <w:szCs w:val="24"/>
          </w:rPr>
          <w:fldChar w:fldCharType="end"/>
        </w:r>
      </w:hyperlink>
    </w:p>
    <w:p w14:paraId="73D50C61" w14:textId="6F54508F" w:rsidR="005930ED" w:rsidRDefault="009B3855">
      <w:pPr>
        <w:ind w:firstLineChars="150" w:firstLine="330"/>
        <w:jc w:val="both"/>
        <w:rPr>
          <w:rFonts w:ascii="Times New Roman" w:hAnsi="Times New Roman" w:cs="Times New Roman"/>
          <w:sz w:val="24"/>
          <w:szCs w:val="24"/>
        </w:rPr>
      </w:pPr>
      <w:hyperlink w:anchor="_Toc77271511"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7. ESP</w:t>
        </w:r>
        <w:r w:rsidR="00522E1B">
          <w:rPr>
            <w:rStyle w:val="Hyperlink"/>
            <w:rFonts w:ascii="Times New Roman" w:hAnsi="Times New Roman" w:cs="Times New Roman"/>
            <w:color w:val="000000" w:themeColor="text1"/>
            <w:sz w:val="24"/>
            <w:szCs w:val="28"/>
            <w:u w:val="none"/>
          </w:rPr>
          <w:t xml:space="preserve">32 Development Platforms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_Toc77271511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11</w:t>
        </w:r>
        <w:r w:rsidR="00522E1B">
          <w:rPr>
            <w:rFonts w:ascii="Times New Roman" w:hAnsi="Times New Roman" w:cs="Times New Roman"/>
            <w:sz w:val="24"/>
            <w:szCs w:val="24"/>
          </w:rPr>
          <w:fldChar w:fldCharType="end"/>
        </w:r>
      </w:hyperlink>
      <w:r w:rsidR="00522E1B">
        <w:rPr>
          <w:rFonts w:ascii="Times New Roman" w:hAnsi="Times New Roman" w:cs="Times New Roman"/>
          <w:sz w:val="24"/>
          <w:szCs w:val="24"/>
        </w:rPr>
        <w:t xml:space="preserve"> </w:t>
      </w:r>
    </w:p>
    <w:p w14:paraId="4F48ECC8" w14:textId="33E24214" w:rsidR="005930ED" w:rsidRDefault="009B3855">
      <w:pPr>
        <w:ind w:firstLineChars="150" w:firstLine="330"/>
        <w:jc w:val="both"/>
        <w:rPr>
          <w:rFonts w:ascii="Times New Roman" w:hAnsi="Times New Roman" w:cs="Times New Roman"/>
          <w:sz w:val="24"/>
          <w:szCs w:val="24"/>
        </w:rPr>
      </w:pPr>
      <w:hyperlink w:anchor="_Toc77271512"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8. Installing</w:t>
        </w:r>
        <w:r w:rsidR="00522E1B">
          <w:rPr>
            <w:rStyle w:val="Hyperlink"/>
            <w:rFonts w:ascii="Times New Roman" w:hAnsi="Times New Roman" w:cs="Times New Roman"/>
            <w:color w:val="000000" w:themeColor="text1"/>
            <w:sz w:val="24"/>
            <w:szCs w:val="28"/>
            <w:u w:val="none"/>
          </w:rPr>
          <w:t xml:space="preserve"> the ESP32 Core On – Windows OS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_Toc77271512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12</w:t>
        </w:r>
        <w:r w:rsidR="00522E1B">
          <w:rPr>
            <w:rFonts w:ascii="Times New Roman" w:hAnsi="Times New Roman" w:cs="Times New Roman"/>
            <w:sz w:val="24"/>
            <w:szCs w:val="24"/>
          </w:rPr>
          <w:fldChar w:fldCharType="end"/>
        </w:r>
      </w:hyperlink>
    </w:p>
    <w:p w14:paraId="3BB0A520" w14:textId="3F48876B" w:rsidR="005930ED" w:rsidRDefault="009B3855">
      <w:pPr>
        <w:jc w:val="center"/>
        <w:rPr>
          <w:rFonts w:ascii="Times New Roman" w:hAnsi="Times New Roman" w:cs="Times New Roman"/>
          <w:sz w:val="24"/>
          <w:szCs w:val="24"/>
        </w:rPr>
      </w:pPr>
      <w:hyperlink w:anchor="_Toc77271513"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9. Installing</w:t>
        </w:r>
        <w:r w:rsidR="00522E1B">
          <w:rPr>
            <w:rStyle w:val="Hyperlink"/>
            <w:rFonts w:ascii="Times New Roman" w:hAnsi="Times New Roman" w:cs="Times New Roman"/>
            <w:color w:val="000000" w:themeColor="text1"/>
            <w:sz w:val="24"/>
            <w:szCs w:val="28"/>
            <w:u w:val="none"/>
          </w:rPr>
          <w:t xml:space="preserve"> the ESP32 Core On – Mac OS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_Toc77271513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17</w:t>
        </w:r>
        <w:r w:rsidR="00522E1B">
          <w:rPr>
            <w:rFonts w:ascii="Times New Roman" w:hAnsi="Times New Roman" w:cs="Times New Roman"/>
            <w:sz w:val="24"/>
            <w:szCs w:val="24"/>
          </w:rPr>
          <w:fldChar w:fldCharType="end"/>
        </w:r>
      </w:hyperlink>
    </w:p>
    <w:p w14:paraId="02BB88C2" w14:textId="6E556F48" w:rsidR="005930ED" w:rsidRDefault="009B3855">
      <w:pPr>
        <w:jc w:val="center"/>
        <w:rPr>
          <w:rFonts w:ascii="Times New Roman" w:hAnsi="Times New Roman" w:cs="Times New Roman"/>
          <w:sz w:val="24"/>
          <w:szCs w:val="24"/>
        </w:rPr>
      </w:pPr>
      <w:hyperlink w:anchor="_Toc77271514"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10. Installing</w:t>
        </w:r>
        <w:r w:rsidR="00522E1B">
          <w:rPr>
            <w:rStyle w:val="Hyperlink"/>
            <w:rFonts w:ascii="Times New Roman" w:hAnsi="Times New Roman" w:cs="Times New Roman"/>
            <w:color w:val="000000" w:themeColor="text1"/>
            <w:sz w:val="24"/>
            <w:szCs w:val="28"/>
            <w:u w:val="none"/>
          </w:rPr>
          <w:t xml:space="preserve"> the ESP32 Core On – Debian/Ubuntu Linux OS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_Toc77271514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18</w:t>
        </w:r>
        <w:r w:rsidR="00522E1B">
          <w:rPr>
            <w:rFonts w:ascii="Times New Roman" w:hAnsi="Times New Roman" w:cs="Times New Roman"/>
            <w:sz w:val="24"/>
            <w:szCs w:val="24"/>
          </w:rPr>
          <w:fldChar w:fldCharType="end"/>
        </w:r>
      </w:hyperlink>
    </w:p>
    <w:p w14:paraId="6F7A1C91" w14:textId="68478D9F" w:rsidR="005930ED" w:rsidRDefault="009B3855">
      <w:pPr>
        <w:jc w:val="center"/>
        <w:rPr>
          <w:rFonts w:ascii="Times New Roman" w:hAnsi="Times New Roman" w:cs="Times New Roman"/>
          <w:sz w:val="24"/>
          <w:szCs w:val="24"/>
        </w:rPr>
      </w:pPr>
      <w:hyperlink w:anchor="_Toc77271515" w:history="1">
        <w:r w:rsidR="00522E1B">
          <w:rPr>
            <w:rStyle w:val="Hyperlink"/>
            <w:rFonts w:ascii="Times New Roman" w:hAnsi="Times New Roman" w:cs="Times New Roman"/>
            <w:color w:val="000000" w:themeColor="text1"/>
            <w:sz w:val="24"/>
            <w:szCs w:val="28"/>
            <w:u w:val="none"/>
          </w:rPr>
          <w:t>1.</w:t>
        </w:r>
        <w:r w:rsidR="00E225FB">
          <w:rPr>
            <w:rStyle w:val="Hyperlink"/>
            <w:rFonts w:ascii="Times New Roman" w:hAnsi="Times New Roman" w:cs="Times New Roman"/>
            <w:color w:val="000000" w:themeColor="text1"/>
            <w:sz w:val="24"/>
            <w:szCs w:val="28"/>
            <w:u w:val="none"/>
          </w:rPr>
          <w:t>11. Arduino</w:t>
        </w:r>
        <w:r w:rsidR="00522E1B">
          <w:rPr>
            <w:rStyle w:val="Hyperlink"/>
            <w:rFonts w:ascii="Times New Roman" w:hAnsi="Times New Roman" w:cs="Times New Roman"/>
            <w:color w:val="000000" w:themeColor="text1"/>
            <w:sz w:val="24"/>
            <w:szCs w:val="28"/>
            <w:u w:val="none"/>
          </w:rPr>
          <w:t xml:space="preserve"> Example: Blink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_Toc77271515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19</w:t>
        </w:r>
        <w:r w:rsidR="00522E1B">
          <w:rPr>
            <w:rFonts w:ascii="Times New Roman" w:hAnsi="Times New Roman" w:cs="Times New Roman"/>
            <w:sz w:val="24"/>
            <w:szCs w:val="24"/>
          </w:rPr>
          <w:fldChar w:fldCharType="end"/>
        </w:r>
      </w:hyperlink>
    </w:p>
    <w:p w14:paraId="3AA6D952" w14:textId="77777777" w:rsidR="005930ED" w:rsidRDefault="00522E1B">
      <w:pPr>
        <w:jc w:val="both"/>
        <w:rPr>
          <w:rStyle w:val="Hyperlink"/>
          <w:rFonts w:ascii="Times New Roman" w:hAnsi="Times New Roman" w:cs="Times New Roman"/>
          <w:b/>
          <w:bCs/>
          <w:color w:val="000000" w:themeColor="text1"/>
          <w:sz w:val="24"/>
          <w:szCs w:val="28"/>
          <w:u w:val="non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HYPERLINK \l "_Toc77271516"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Chapter - 2</w:t>
      </w:r>
      <w:r>
        <w:rPr>
          <w:rStyle w:val="Hyperlink"/>
          <w:rFonts w:ascii="Times New Roman" w:hAnsi="Times New Roman" w:cs="Times New Roman"/>
          <w:b/>
          <w:bCs/>
          <w:color w:val="000000" w:themeColor="text1"/>
          <w:sz w:val="24"/>
          <w:szCs w:val="28"/>
          <w:u w:val="none"/>
        </w:rPr>
        <w:t xml:space="preserve"> </w:t>
      </w:r>
    </w:p>
    <w:p w14:paraId="2DEBE5E6" w14:textId="77777777" w:rsidR="005930ED" w:rsidRDefault="00522E1B">
      <w:pPr>
        <w:ind w:firstLineChars="150" w:firstLine="361"/>
        <w:jc w:val="both"/>
        <w:rPr>
          <w:rFonts w:ascii="Times New Roman" w:hAnsi="Times New Roman" w:cs="Times New Roman"/>
          <w:sz w:val="24"/>
          <w:szCs w:val="24"/>
        </w:rPr>
      </w:pPr>
      <w:r>
        <w:rPr>
          <w:rStyle w:val="Hyperlink"/>
          <w:rFonts w:ascii="Times New Roman" w:hAnsi="Times New Roman" w:cs="Times New Roman"/>
          <w:b/>
          <w:bCs/>
          <w:color w:val="000000" w:themeColor="text1"/>
          <w:sz w:val="24"/>
          <w:szCs w:val="28"/>
          <w:u w:val="none"/>
        </w:rPr>
        <w:t>MLX90614</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_Toc77271516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22</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hyperlink w:anchor="_Toc77271517" w:history="1">
        <w:r>
          <w:rPr>
            <w:rStyle w:val="Hyperlink"/>
            <w:rFonts w:ascii="Times New Roman" w:hAnsi="Times New Roman" w:cs="Times New Roman"/>
            <w:b/>
            <w:bCs/>
            <w:color w:val="000000" w:themeColor="text1"/>
            <w:sz w:val="24"/>
            <w:szCs w:val="28"/>
            <w:u w:val="none"/>
          </w:rPr>
          <w:t xml:space="preserve">ESP32 and MLX90614 infrared thermometer.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_Toc77271517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hyperlink>
    </w:p>
    <w:p w14:paraId="4DDF6A7E" w14:textId="0175570D" w:rsidR="005930ED" w:rsidRDefault="009B3855">
      <w:pPr>
        <w:jc w:val="center"/>
        <w:rPr>
          <w:rFonts w:ascii="Times New Roman" w:hAnsi="Times New Roman" w:cs="Times New Roman"/>
          <w:sz w:val="24"/>
          <w:szCs w:val="24"/>
        </w:rPr>
      </w:pPr>
      <w:hyperlink w:anchor="_Toc77271518" w:history="1">
        <w:r w:rsidR="00522E1B">
          <w:rPr>
            <w:rStyle w:val="Hyperlink"/>
            <w:rFonts w:ascii="Times New Roman" w:hAnsi="Times New Roman" w:cs="Times New Roman"/>
            <w:color w:val="000000" w:themeColor="text1"/>
            <w:sz w:val="24"/>
            <w:szCs w:val="28"/>
            <w:u w:val="none"/>
          </w:rPr>
          <w:t>2.</w:t>
        </w:r>
        <w:r w:rsidR="00E225FB">
          <w:rPr>
            <w:rStyle w:val="Hyperlink"/>
            <w:rFonts w:ascii="Times New Roman" w:hAnsi="Times New Roman" w:cs="Times New Roman"/>
            <w:color w:val="000000" w:themeColor="text1"/>
            <w:sz w:val="24"/>
            <w:szCs w:val="28"/>
            <w:u w:val="none"/>
          </w:rPr>
          <w:t>1. Features</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_Toc77271518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23</w:t>
        </w:r>
        <w:r w:rsidR="00522E1B">
          <w:rPr>
            <w:rFonts w:ascii="Times New Roman" w:hAnsi="Times New Roman" w:cs="Times New Roman"/>
            <w:sz w:val="24"/>
            <w:szCs w:val="24"/>
          </w:rPr>
          <w:fldChar w:fldCharType="end"/>
        </w:r>
      </w:hyperlink>
    </w:p>
    <w:p w14:paraId="0F05379F" w14:textId="6C1CF19D" w:rsidR="005930ED" w:rsidRDefault="009B3855">
      <w:pPr>
        <w:jc w:val="center"/>
        <w:rPr>
          <w:rFonts w:ascii="Times New Roman" w:hAnsi="Times New Roman" w:cs="Times New Roman"/>
          <w:sz w:val="24"/>
          <w:szCs w:val="24"/>
        </w:rPr>
      </w:pPr>
      <w:hyperlink w:anchor="_Toc77271519" w:history="1">
        <w:r w:rsidR="00522E1B">
          <w:rPr>
            <w:rStyle w:val="Hyperlink"/>
            <w:rFonts w:ascii="Times New Roman" w:hAnsi="Times New Roman" w:cs="Times New Roman"/>
            <w:color w:val="000000" w:themeColor="text1"/>
            <w:sz w:val="24"/>
            <w:szCs w:val="28"/>
            <w:u w:val="none"/>
          </w:rPr>
          <w:t>2.</w:t>
        </w:r>
        <w:r w:rsidR="00E225FB">
          <w:rPr>
            <w:rStyle w:val="Hyperlink"/>
            <w:rFonts w:ascii="Times New Roman" w:hAnsi="Times New Roman" w:cs="Times New Roman"/>
            <w:color w:val="000000" w:themeColor="text1"/>
            <w:sz w:val="24"/>
            <w:szCs w:val="28"/>
            <w:u w:val="none"/>
          </w:rPr>
          <w:t>2. Connection</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_Toc77271519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23</w:t>
        </w:r>
        <w:r w:rsidR="00522E1B">
          <w:rPr>
            <w:rFonts w:ascii="Times New Roman" w:hAnsi="Times New Roman" w:cs="Times New Roman"/>
            <w:sz w:val="24"/>
            <w:szCs w:val="24"/>
          </w:rPr>
          <w:fldChar w:fldCharType="end"/>
        </w:r>
      </w:hyperlink>
    </w:p>
    <w:p w14:paraId="56338C0D" w14:textId="77615367" w:rsidR="005930ED" w:rsidRDefault="009B3855">
      <w:pPr>
        <w:jc w:val="center"/>
        <w:rPr>
          <w:rFonts w:ascii="Times New Roman" w:hAnsi="Times New Roman" w:cs="Times New Roman"/>
          <w:sz w:val="24"/>
          <w:szCs w:val="24"/>
        </w:rPr>
      </w:pPr>
      <w:hyperlink w:anchor="_Toc77271520" w:history="1">
        <w:r w:rsidR="00522E1B">
          <w:rPr>
            <w:rStyle w:val="Hyperlink"/>
            <w:rFonts w:ascii="Times New Roman" w:hAnsi="Times New Roman" w:cs="Times New Roman"/>
            <w:color w:val="000000" w:themeColor="text1"/>
            <w:sz w:val="24"/>
            <w:szCs w:val="28"/>
            <w:u w:val="none"/>
          </w:rPr>
          <w:t>2.</w:t>
        </w:r>
        <w:r w:rsidR="00E225FB">
          <w:rPr>
            <w:rStyle w:val="Hyperlink"/>
            <w:rFonts w:ascii="Times New Roman" w:hAnsi="Times New Roman" w:cs="Times New Roman"/>
            <w:color w:val="000000" w:themeColor="text1"/>
            <w:sz w:val="24"/>
            <w:szCs w:val="28"/>
            <w:u w:val="none"/>
          </w:rPr>
          <w:t>3. Code</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_Toc77271520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24</w:t>
        </w:r>
        <w:r w:rsidR="00522E1B">
          <w:rPr>
            <w:rFonts w:ascii="Times New Roman" w:hAnsi="Times New Roman" w:cs="Times New Roman"/>
            <w:sz w:val="24"/>
            <w:szCs w:val="24"/>
          </w:rPr>
          <w:fldChar w:fldCharType="end"/>
        </w:r>
      </w:hyperlink>
    </w:p>
    <w:p w14:paraId="1290BEE5" w14:textId="6D07D195" w:rsidR="005930ED" w:rsidRDefault="009B3855">
      <w:pPr>
        <w:jc w:val="center"/>
        <w:rPr>
          <w:rFonts w:ascii="Times New Roman" w:hAnsi="Times New Roman" w:cs="Times New Roman"/>
          <w:sz w:val="24"/>
          <w:szCs w:val="24"/>
        </w:rPr>
      </w:pPr>
      <w:hyperlink w:anchor="_Toc77271521" w:history="1">
        <w:r w:rsidR="00522E1B">
          <w:rPr>
            <w:rStyle w:val="Hyperlink"/>
            <w:rFonts w:ascii="Times New Roman" w:hAnsi="Times New Roman" w:cs="Times New Roman"/>
            <w:color w:val="000000" w:themeColor="text1"/>
            <w:sz w:val="24"/>
            <w:szCs w:val="28"/>
            <w:u w:val="none"/>
          </w:rPr>
          <w:t>2.</w:t>
        </w:r>
        <w:r w:rsidR="00E225FB">
          <w:rPr>
            <w:rStyle w:val="Hyperlink"/>
            <w:rFonts w:ascii="Times New Roman" w:hAnsi="Times New Roman" w:cs="Times New Roman"/>
            <w:color w:val="000000" w:themeColor="text1"/>
            <w:sz w:val="24"/>
            <w:szCs w:val="28"/>
            <w:u w:val="none"/>
          </w:rPr>
          <w:t>4. Output</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_Toc77271521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25</w:t>
        </w:r>
        <w:r w:rsidR="00522E1B">
          <w:rPr>
            <w:rFonts w:ascii="Times New Roman" w:hAnsi="Times New Roman" w:cs="Times New Roman"/>
            <w:sz w:val="24"/>
            <w:szCs w:val="24"/>
          </w:rPr>
          <w:fldChar w:fldCharType="end"/>
        </w:r>
      </w:hyperlink>
    </w:p>
    <w:p w14:paraId="55F80772" w14:textId="77777777" w:rsidR="005930ED" w:rsidRDefault="00522E1B">
      <w:pPr>
        <w:jc w:val="both"/>
        <w:rPr>
          <w:rFonts w:ascii="Times New Roman" w:hAnsi="Times New Roman" w:cs="Times New Roman"/>
          <w:sz w:val="24"/>
          <w:szCs w:val="24"/>
        </w:rPr>
      </w:pPr>
      <w:r>
        <w:rPr>
          <w:rFonts w:ascii="Times New Roman" w:hAnsi="Times New Roman" w:cs="Times New Roman"/>
          <w:b/>
          <w:bCs/>
          <w:sz w:val="24"/>
          <w:szCs w:val="24"/>
        </w:rPr>
        <w:t xml:space="preserve">Chapter-3   </w:t>
      </w:r>
      <w:hyperlink w:anchor="_Toc77271522" w:history="1">
        <w:r>
          <w:rPr>
            <w:rStyle w:val="Hyperlink"/>
            <w:rFonts w:ascii="Times New Roman" w:hAnsi="Times New Roman" w:cs="Times New Roman"/>
            <w:b/>
            <w:bCs/>
            <w:color w:val="000000" w:themeColor="text1"/>
            <w:sz w:val="24"/>
            <w:szCs w:val="28"/>
            <w:u w:val="none"/>
          </w:rPr>
          <w:t xml:space="preserve">SERVOMOTOR                                                                                       </w:t>
        </w:r>
        <w:r>
          <w:rPr>
            <w:rStyle w:val="Hyperlink"/>
            <w:rFonts w:ascii="Times New Roman" w:hAnsi="Times New Roman" w:cs="Times New Roman"/>
            <w:color w:val="000000" w:themeColor="text1"/>
            <w:sz w:val="24"/>
            <w:szCs w:val="28"/>
            <w:u w:val="none"/>
          </w:rPr>
          <w:t>26</w:t>
        </w:r>
        <w:r>
          <w:rPr>
            <w:rStyle w:val="Hyperlink"/>
            <w:rFonts w:ascii="Times New Roman" w:hAnsi="Times New Roman" w:cs="Times New Roman"/>
            <w:b/>
            <w:bCs/>
            <w:color w:val="000000" w:themeColor="text1"/>
            <w:sz w:val="24"/>
            <w:szCs w:val="28"/>
            <w:u w:val="none"/>
          </w:rPr>
          <w:t xml:space="preserve">                                                                      </w:t>
        </w:r>
      </w:hyperlink>
    </w:p>
    <w:p w14:paraId="2742795B" w14:textId="198FC45D" w:rsidR="005930ED" w:rsidRDefault="009B3855">
      <w:pPr>
        <w:jc w:val="center"/>
        <w:rPr>
          <w:rFonts w:ascii="Times New Roman" w:hAnsi="Times New Roman" w:cs="Times New Roman"/>
          <w:sz w:val="24"/>
          <w:szCs w:val="24"/>
        </w:rPr>
      </w:pPr>
      <w:hyperlink w:anchor="_Toc77271523"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1. How</w:t>
        </w:r>
        <w:r w:rsidR="00522E1B">
          <w:rPr>
            <w:rStyle w:val="Hyperlink"/>
            <w:rFonts w:ascii="Times New Roman" w:hAnsi="Times New Roman" w:cs="Times New Roman"/>
            <w:color w:val="000000" w:themeColor="text1"/>
            <w:sz w:val="24"/>
            <w:szCs w:val="28"/>
            <w:u w:val="none"/>
          </w:rPr>
          <w:t xml:space="preserve"> Servo Motor Works &amp; Interface It </w:t>
        </w:r>
        <w:r w:rsidR="00E225FB">
          <w:rPr>
            <w:rStyle w:val="Hyperlink"/>
            <w:rFonts w:ascii="Times New Roman" w:hAnsi="Times New Roman" w:cs="Times New Roman"/>
            <w:color w:val="000000" w:themeColor="text1"/>
            <w:sz w:val="24"/>
            <w:szCs w:val="28"/>
            <w:u w:val="none"/>
          </w:rPr>
          <w:t>with</w:t>
        </w:r>
        <w:r w:rsidR="00522E1B">
          <w:rPr>
            <w:rStyle w:val="Hyperlink"/>
            <w:rFonts w:ascii="Times New Roman" w:hAnsi="Times New Roman" w:cs="Times New Roman"/>
            <w:color w:val="000000" w:themeColor="text1"/>
            <w:sz w:val="24"/>
            <w:szCs w:val="28"/>
            <w:u w:val="none"/>
          </w:rPr>
          <w:t xml:space="preserve"> Arduino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_Toc77271523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26</w:t>
        </w:r>
        <w:r w:rsidR="00522E1B">
          <w:rPr>
            <w:rFonts w:ascii="Times New Roman" w:hAnsi="Times New Roman" w:cs="Times New Roman"/>
            <w:sz w:val="24"/>
            <w:szCs w:val="24"/>
          </w:rPr>
          <w:fldChar w:fldCharType="end"/>
        </w:r>
      </w:hyperlink>
    </w:p>
    <w:p w14:paraId="3C3662D6" w14:textId="611DFE7F" w:rsidR="005930ED" w:rsidRDefault="009B3855">
      <w:pPr>
        <w:jc w:val="center"/>
        <w:rPr>
          <w:rFonts w:ascii="Times New Roman" w:hAnsi="Times New Roman" w:cs="Times New Roman"/>
          <w:sz w:val="24"/>
          <w:szCs w:val="24"/>
        </w:rPr>
      </w:pPr>
      <w:hyperlink w:anchor="_Toc77271524"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2. What</w:t>
        </w:r>
        <w:r w:rsidR="00522E1B">
          <w:rPr>
            <w:rStyle w:val="Hyperlink"/>
            <w:rFonts w:ascii="Times New Roman" w:hAnsi="Times New Roman" w:cs="Times New Roman"/>
            <w:color w:val="000000" w:themeColor="text1"/>
            <w:sz w:val="24"/>
            <w:szCs w:val="28"/>
            <w:u w:val="none"/>
          </w:rPr>
          <w:t xml:space="preserve"> is Servo?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_Toc77271524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27</w:t>
        </w:r>
        <w:r w:rsidR="00522E1B">
          <w:rPr>
            <w:rFonts w:ascii="Times New Roman" w:hAnsi="Times New Roman" w:cs="Times New Roman"/>
            <w:sz w:val="24"/>
            <w:szCs w:val="24"/>
          </w:rPr>
          <w:fldChar w:fldCharType="end"/>
        </w:r>
      </w:hyperlink>
    </w:p>
    <w:p w14:paraId="0D7A9039" w14:textId="6055F5F8" w:rsidR="005930ED" w:rsidRDefault="009B3855">
      <w:pPr>
        <w:jc w:val="center"/>
        <w:rPr>
          <w:rFonts w:ascii="Times New Roman" w:hAnsi="Times New Roman" w:cs="Times New Roman"/>
          <w:sz w:val="24"/>
          <w:szCs w:val="24"/>
        </w:rPr>
      </w:pPr>
      <w:hyperlink w:anchor="_Toc77271525"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3. How</w:t>
        </w:r>
        <w:r w:rsidR="00522E1B">
          <w:rPr>
            <w:rStyle w:val="Hyperlink"/>
            <w:rFonts w:ascii="Times New Roman" w:hAnsi="Times New Roman" w:cs="Times New Roman"/>
            <w:color w:val="000000" w:themeColor="text1"/>
            <w:sz w:val="24"/>
            <w:szCs w:val="28"/>
            <w:u w:val="none"/>
          </w:rPr>
          <w:t xml:space="preserve"> Servo Motors Work?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_Toc77271525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28</w:t>
        </w:r>
        <w:r w:rsidR="00522E1B">
          <w:rPr>
            <w:rFonts w:ascii="Times New Roman" w:hAnsi="Times New Roman" w:cs="Times New Roman"/>
            <w:sz w:val="24"/>
            <w:szCs w:val="24"/>
          </w:rPr>
          <w:fldChar w:fldCharType="end"/>
        </w:r>
      </w:hyperlink>
    </w:p>
    <w:p w14:paraId="31FBA470" w14:textId="6FA0A2EA" w:rsidR="005930ED" w:rsidRDefault="009B3855">
      <w:pPr>
        <w:jc w:val="center"/>
        <w:rPr>
          <w:rFonts w:ascii="Times New Roman" w:hAnsi="Times New Roman" w:cs="Times New Roman"/>
          <w:sz w:val="24"/>
          <w:szCs w:val="24"/>
        </w:rPr>
      </w:pPr>
      <w:hyperlink w:anchor="_Toc77271526"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4. Servo</w:t>
        </w:r>
        <w:r w:rsidR="00522E1B">
          <w:rPr>
            <w:rStyle w:val="Hyperlink"/>
            <w:rFonts w:ascii="Times New Roman" w:hAnsi="Times New Roman" w:cs="Times New Roman"/>
            <w:color w:val="000000" w:themeColor="text1"/>
            <w:sz w:val="24"/>
            <w:szCs w:val="28"/>
            <w:u w:val="none"/>
          </w:rPr>
          <w:t xml:space="preserve"> Motor Pinout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_Toc77271526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29</w:t>
        </w:r>
        <w:r w:rsidR="00522E1B">
          <w:rPr>
            <w:rFonts w:ascii="Times New Roman" w:hAnsi="Times New Roman" w:cs="Times New Roman"/>
            <w:sz w:val="24"/>
            <w:szCs w:val="24"/>
          </w:rPr>
          <w:fldChar w:fldCharType="end"/>
        </w:r>
      </w:hyperlink>
    </w:p>
    <w:p w14:paraId="1DE02C57" w14:textId="0C6EAC19" w:rsidR="005930ED" w:rsidRDefault="009B3855">
      <w:pPr>
        <w:jc w:val="center"/>
        <w:rPr>
          <w:rFonts w:ascii="Times New Roman" w:hAnsi="Times New Roman" w:cs="Times New Roman"/>
          <w:sz w:val="24"/>
          <w:szCs w:val="24"/>
        </w:rPr>
      </w:pPr>
      <w:hyperlink w:anchor="_Toc77271527"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5. Arduino</w:t>
        </w:r>
        <w:r w:rsidR="00522E1B">
          <w:rPr>
            <w:rStyle w:val="Hyperlink"/>
            <w:rFonts w:ascii="Times New Roman" w:hAnsi="Times New Roman" w:cs="Times New Roman"/>
            <w:color w:val="000000" w:themeColor="text1"/>
            <w:sz w:val="24"/>
            <w:szCs w:val="28"/>
            <w:u w:val="none"/>
          </w:rPr>
          <w:t xml:space="preserve"> Code – Sweep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_Toc77271527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31</w:t>
        </w:r>
        <w:r w:rsidR="00522E1B">
          <w:rPr>
            <w:rFonts w:ascii="Times New Roman" w:hAnsi="Times New Roman" w:cs="Times New Roman"/>
            <w:sz w:val="24"/>
            <w:szCs w:val="24"/>
          </w:rPr>
          <w:fldChar w:fldCharType="end"/>
        </w:r>
      </w:hyperlink>
    </w:p>
    <w:p w14:paraId="3C11BC4E" w14:textId="217C0D85" w:rsidR="005930ED" w:rsidRDefault="009B3855">
      <w:pPr>
        <w:jc w:val="center"/>
        <w:rPr>
          <w:rFonts w:ascii="Times New Roman" w:hAnsi="Times New Roman" w:cs="Times New Roman"/>
          <w:sz w:val="24"/>
          <w:szCs w:val="24"/>
        </w:rPr>
      </w:pPr>
      <w:hyperlink w:anchor="_Toc77271528"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6. Explanation</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_Toc77271528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33</w:t>
        </w:r>
        <w:r w:rsidR="00522E1B">
          <w:rPr>
            <w:rFonts w:ascii="Times New Roman" w:hAnsi="Times New Roman" w:cs="Times New Roman"/>
            <w:sz w:val="24"/>
            <w:szCs w:val="24"/>
          </w:rPr>
          <w:fldChar w:fldCharType="end"/>
        </w:r>
      </w:hyperlink>
    </w:p>
    <w:p w14:paraId="0F71C6BE" w14:textId="64761B58" w:rsidR="005930ED" w:rsidRDefault="009B3855">
      <w:pPr>
        <w:jc w:val="center"/>
        <w:rPr>
          <w:rFonts w:ascii="Times New Roman" w:hAnsi="Times New Roman" w:cs="Times New Roman"/>
          <w:sz w:val="24"/>
          <w:szCs w:val="24"/>
        </w:rPr>
      </w:pPr>
      <w:hyperlink w:anchor="_Toc77271529" w:history="1">
        <w:r w:rsidR="00522E1B">
          <w:rPr>
            <w:rStyle w:val="Hyperlink"/>
            <w:rFonts w:ascii="Times New Roman" w:hAnsi="Times New Roman" w:cs="Times New Roman"/>
            <w:color w:val="000000" w:themeColor="text1"/>
            <w:sz w:val="24"/>
            <w:szCs w:val="28"/>
            <w:u w:val="none"/>
          </w:rPr>
          <w:t>3.</w:t>
        </w:r>
        <w:r w:rsidR="00E225FB">
          <w:rPr>
            <w:rStyle w:val="Hyperlink"/>
            <w:rFonts w:ascii="Times New Roman" w:hAnsi="Times New Roman" w:cs="Times New Roman"/>
            <w:color w:val="000000" w:themeColor="text1"/>
            <w:sz w:val="24"/>
            <w:szCs w:val="28"/>
            <w:u w:val="none"/>
          </w:rPr>
          <w:t>7. Wiring</w:t>
        </w:r>
        <w:r w:rsidR="00522E1B">
          <w:rPr>
            <w:rStyle w:val="Hyperlink"/>
            <w:rFonts w:ascii="Times New Roman" w:hAnsi="Times New Roman" w:cs="Times New Roman"/>
            <w:color w:val="000000" w:themeColor="text1"/>
            <w:sz w:val="24"/>
            <w:szCs w:val="28"/>
            <w:u w:val="none"/>
          </w:rPr>
          <w:t xml:space="preserv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_Toc77271529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35</w:t>
        </w:r>
        <w:r w:rsidR="00522E1B">
          <w:rPr>
            <w:rFonts w:ascii="Times New Roman" w:hAnsi="Times New Roman" w:cs="Times New Roman"/>
            <w:sz w:val="24"/>
            <w:szCs w:val="24"/>
          </w:rPr>
          <w:fldChar w:fldCharType="end"/>
        </w:r>
      </w:hyperlink>
    </w:p>
    <w:p w14:paraId="1AE228AA" w14:textId="77777777" w:rsidR="005930ED" w:rsidRDefault="009B3855">
      <w:pPr>
        <w:jc w:val="both"/>
        <w:rPr>
          <w:rFonts w:ascii="Times New Roman" w:hAnsi="Times New Roman" w:cs="Times New Roman"/>
          <w:sz w:val="24"/>
          <w:szCs w:val="24"/>
        </w:rPr>
      </w:pPr>
      <w:hyperlink w:anchor="_Toc77271530" w:history="1">
        <w:r w:rsidR="00522E1B">
          <w:rPr>
            <w:rFonts w:ascii="Times New Roman" w:hAnsi="Times New Roman" w:cs="Times New Roman"/>
            <w:b/>
            <w:bCs/>
            <w:sz w:val="24"/>
            <w:szCs w:val="24"/>
          </w:rPr>
          <w:t xml:space="preserve">Chapter - 4    </w:t>
        </w:r>
        <w:r w:rsidR="00F76DC0">
          <w:rPr>
            <w:rStyle w:val="Hyperlink"/>
            <w:rFonts w:ascii="Times New Roman" w:hAnsi="Times New Roman" w:cs="Times New Roman"/>
            <w:b/>
            <w:bCs/>
            <w:color w:val="000000" w:themeColor="text1"/>
            <w:sz w:val="24"/>
            <w:szCs w:val="28"/>
            <w:u w:val="none"/>
          </w:rPr>
          <w:t xml:space="preserve">Active Buzzer </w:t>
        </w:r>
        <w:r w:rsidR="00522E1B">
          <w:rPr>
            <w:rStyle w:val="Hyperlink"/>
            <w:rFonts w:ascii="Times New Roman" w:hAnsi="Times New Roman" w:cs="Times New Roman"/>
            <w:b/>
            <w:bCs/>
            <w:color w:val="000000" w:themeColor="text1"/>
            <w:sz w:val="24"/>
            <w:szCs w:val="28"/>
            <w:u w:val="none"/>
          </w:rPr>
          <w:t xml:space="preserve">                                                                                       </w:t>
        </w:r>
        <w:r w:rsidR="00522E1B">
          <w:rPr>
            <w:rStyle w:val="Hyperlink"/>
            <w:rFonts w:ascii="Times New Roman" w:hAnsi="Times New Roman" w:cs="Times New Roman"/>
            <w:color w:val="000000" w:themeColor="text1"/>
            <w:sz w:val="24"/>
            <w:szCs w:val="28"/>
            <w:u w:val="none"/>
          </w:rPr>
          <w:t>37</w:t>
        </w:r>
        <w:r w:rsidR="00522E1B">
          <w:rPr>
            <w:rStyle w:val="Hyperlink"/>
            <w:rFonts w:ascii="Times New Roman" w:hAnsi="Times New Roman" w:cs="Times New Roman"/>
            <w:b/>
            <w:bCs/>
            <w:color w:val="000000" w:themeColor="text1"/>
            <w:sz w:val="24"/>
            <w:szCs w:val="28"/>
            <w:u w:val="none"/>
          </w:rPr>
          <w:t xml:space="preserve">                    </w:t>
        </w:r>
      </w:hyperlink>
    </w:p>
    <w:p w14:paraId="713EB9BA" w14:textId="0F971935" w:rsidR="005930ED" w:rsidRDefault="009B3855">
      <w:pPr>
        <w:jc w:val="center"/>
        <w:rPr>
          <w:rFonts w:ascii="Times New Roman" w:hAnsi="Times New Roman" w:cs="Times New Roman"/>
          <w:sz w:val="24"/>
          <w:szCs w:val="24"/>
        </w:rPr>
      </w:pPr>
      <w:hyperlink w:anchor="_Toc77271531" w:history="1">
        <w:r w:rsidR="00522E1B">
          <w:rPr>
            <w:rStyle w:val="Hyperlink"/>
            <w:rFonts w:ascii="Times New Roman" w:hAnsi="Times New Roman" w:cs="Times New Roman"/>
            <w:color w:val="000000" w:themeColor="text1"/>
            <w:sz w:val="24"/>
            <w:szCs w:val="28"/>
            <w:u w:val="none"/>
          </w:rPr>
          <w:t>4.</w:t>
        </w:r>
        <w:r w:rsidR="00E225FB">
          <w:rPr>
            <w:rStyle w:val="Hyperlink"/>
            <w:rFonts w:ascii="Times New Roman" w:hAnsi="Times New Roman" w:cs="Times New Roman"/>
            <w:color w:val="000000" w:themeColor="text1"/>
            <w:sz w:val="24"/>
            <w:szCs w:val="28"/>
            <w:u w:val="none"/>
          </w:rPr>
          <w:t>1. Pin</w:t>
        </w:r>
        <w:r w:rsidR="00522E1B">
          <w:rPr>
            <w:rStyle w:val="Hyperlink"/>
            <w:rFonts w:ascii="Times New Roman" w:hAnsi="Times New Roman" w:cs="Times New Roman"/>
            <w:color w:val="000000" w:themeColor="text1"/>
            <w:sz w:val="24"/>
            <w:szCs w:val="28"/>
            <w:u w:val="none"/>
          </w:rPr>
          <w:t xml:space="preserve"> Out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_Toc77271531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37</w:t>
        </w:r>
        <w:r w:rsidR="00522E1B">
          <w:rPr>
            <w:rFonts w:ascii="Times New Roman" w:hAnsi="Times New Roman" w:cs="Times New Roman"/>
            <w:sz w:val="24"/>
            <w:szCs w:val="24"/>
          </w:rPr>
          <w:fldChar w:fldCharType="end"/>
        </w:r>
      </w:hyperlink>
    </w:p>
    <w:p w14:paraId="0E6808B6" w14:textId="0D0F1789" w:rsidR="005930ED" w:rsidRDefault="009B3855">
      <w:pPr>
        <w:jc w:val="center"/>
        <w:rPr>
          <w:rFonts w:ascii="Times New Roman" w:hAnsi="Times New Roman" w:cs="Times New Roman"/>
          <w:sz w:val="24"/>
          <w:szCs w:val="24"/>
        </w:rPr>
      </w:pPr>
      <w:hyperlink w:anchor="_Toc77271532" w:history="1">
        <w:r w:rsidR="00522E1B">
          <w:rPr>
            <w:rStyle w:val="Hyperlink"/>
            <w:rFonts w:ascii="Times New Roman" w:hAnsi="Times New Roman" w:cs="Times New Roman"/>
            <w:color w:val="000000" w:themeColor="text1"/>
            <w:sz w:val="24"/>
            <w:szCs w:val="28"/>
            <w:u w:val="none"/>
          </w:rPr>
          <w:t>4.</w:t>
        </w:r>
        <w:r w:rsidR="00E225FB">
          <w:rPr>
            <w:rStyle w:val="Hyperlink"/>
            <w:rFonts w:ascii="Times New Roman" w:hAnsi="Times New Roman" w:cs="Times New Roman"/>
            <w:color w:val="000000" w:themeColor="text1"/>
            <w:sz w:val="24"/>
            <w:szCs w:val="28"/>
            <w:u w:val="none"/>
          </w:rPr>
          <w:t>2. Passive</w:t>
        </w:r>
        <w:r w:rsidR="00522E1B">
          <w:rPr>
            <w:rStyle w:val="Hyperlink"/>
            <w:rFonts w:ascii="Times New Roman" w:hAnsi="Times New Roman" w:cs="Times New Roman"/>
            <w:color w:val="000000" w:themeColor="text1"/>
            <w:sz w:val="24"/>
            <w:szCs w:val="28"/>
            <w:u w:val="none"/>
          </w:rPr>
          <w:t xml:space="preserve"> Buzzer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_Toc77271532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40</w:t>
        </w:r>
        <w:r w:rsidR="00522E1B">
          <w:rPr>
            <w:rFonts w:ascii="Times New Roman" w:hAnsi="Times New Roman" w:cs="Times New Roman"/>
            <w:sz w:val="24"/>
            <w:szCs w:val="24"/>
          </w:rPr>
          <w:fldChar w:fldCharType="end"/>
        </w:r>
      </w:hyperlink>
    </w:p>
    <w:p w14:paraId="4822F693" w14:textId="072E7010" w:rsidR="005930ED" w:rsidRDefault="00522E1B">
      <w:pPr>
        <w:jc w:val="center"/>
        <w:rPr>
          <w:rStyle w:val="Hyperlink"/>
          <w:rFonts w:ascii="Times New Roman" w:hAnsi="Times New Roman" w:cs="Times New Roman"/>
          <w:color w:val="000000" w:themeColor="text1"/>
          <w:sz w:val="24"/>
          <w:szCs w:val="28"/>
          <w:u w:val="none"/>
        </w:rPr>
      </w:pPr>
      <w:r>
        <w:rPr>
          <w:rStyle w:val="Hyperlink"/>
          <w:rFonts w:ascii="Times New Roman" w:hAnsi="Times New Roman" w:cs="Times New Roman"/>
          <w:color w:val="000000" w:themeColor="text1"/>
          <w:sz w:val="24"/>
          <w:szCs w:val="28"/>
          <w:u w:val="none"/>
        </w:rPr>
        <w:t>4.</w:t>
      </w:r>
      <w:r w:rsidR="00E225FB">
        <w:rPr>
          <w:rStyle w:val="Hyperlink"/>
          <w:rFonts w:ascii="Times New Roman" w:hAnsi="Times New Roman" w:cs="Times New Roman"/>
          <w:color w:val="000000" w:themeColor="text1"/>
          <w:sz w:val="24"/>
          <w:szCs w:val="28"/>
          <w:u w:val="none"/>
        </w:rPr>
        <w:t>3. Passive</w:t>
      </w:r>
      <w:r>
        <w:rPr>
          <w:rStyle w:val="Hyperlink"/>
          <w:rFonts w:ascii="Times New Roman" w:hAnsi="Times New Roman" w:cs="Times New Roman"/>
          <w:color w:val="000000" w:themeColor="text1"/>
          <w:sz w:val="24"/>
          <w:szCs w:val="28"/>
          <w:u w:val="none"/>
        </w:rPr>
        <w:t xml:space="preserve"> Buzzer interfacing with Arduino                                                         41</w:t>
      </w:r>
    </w:p>
    <w:p w14:paraId="005A31AF" w14:textId="137BEA6C" w:rsidR="005930ED" w:rsidRDefault="009B3855">
      <w:pPr>
        <w:jc w:val="center"/>
        <w:rPr>
          <w:rFonts w:ascii="Times New Roman" w:hAnsi="Times New Roman" w:cs="Times New Roman"/>
          <w:sz w:val="24"/>
          <w:szCs w:val="24"/>
        </w:rPr>
      </w:pPr>
      <w:hyperlink w:anchor="_Toc77271534" w:history="1">
        <w:r w:rsidR="00522E1B">
          <w:rPr>
            <w:rStyle w:val="Hyperlink"/>
            <w:rFonts w:ascii="Times New Roman" w:hAnsi="Times New Roman" w:cs="Times New Roman"/>
            <w:color w:val="000000" w:themeColor="text1"/>
            <w:sz w:val="24"/>
            <w:szCs w:val="28"/>
            <w:u w:val="none"/>
          </w:rPr>
          <w:t>4.</w:t>
        </w:r>
        <w:r w:rsidR="00E225FB">
          <w:rPr>
            <w:rStyle w:val="Hyperlink"/>
            <w:rFonts w:ascii="Times New Roman" w:hAnsi="Times New Roman" w:cs="Times New Roman"/>
            <w:color w:val="000000" w:themeColor="text1"/>
            <w:sz w:val="24"/>
            <w:szCs w:val="28"/>
            <w:u w:val="none"/>
          </w:rPr>
          <w:t>4. Code</w:t>
        </w:r>
        <w:r w:rsidR="00522E1B">
          <w:rPr>
            <w:rStyle w:val="Hyperlink"/>
            <w:rFonts w:ascii="Times New Roman" w:hAnsi="Times New Roman" w:cs="Times New Roman"/>
            <w:color w:val="000000" w:themeColor="text1"/>
            <w:sz w:val="24"/>
            <w:szCs w:val="28"/>
            <w:u w:val="none"/>
          </w:rPr>
          <w:t xml:space="preserve">                                                                                                                 </w:t>
        </w:r>
        <w:r w:rsidR="00522E1B">
          <w:rPr>
            <w:rStyle w:val="Hyperlink"/>
            <w:rFonts w:ascii="Times New Roman" w:hAnsi="Times New Roman" w:cs="Times New Roman"/>
            <w:color w:val="000000" w:themeColor="text1"/>
            <w:sz w:val="24"/>
            <w:szCs w:val="28"/>
            <w:u w:val="none"/>
          </w:rPr>
          <w:fldChar w:fldCharType="begin"/>
        </w:r>
        <w:r w:rsidR="00522E1B">
          <w:rPr>
            <w:rStyle w:val="Hyperlink"/>
            <w:rFonts w:ascii="Times New Roman" w:hAnsi="Times New Roman" w:cs="Times New Roman"/>
            <w:color w:val="000000" w:themeColor="text1"/>
            <w:sz w:val="24"/>
            <w:szCs w:val="28"/>
            <w:u w:val="none"/>
          </w:rPr>
          <w:instrText xml:space="preserve"> PAGEREF _Toc77271534 \h </w:instrText>
        </w:r>
        <w:r w:rsidR="00522E1B">
          <w:rPr>
            <w:rStyle w:val="Hyperlink"/>
            <w:rFonts w:ascii="Times New Roman" w:hAnsi="Times New Roman" w:cs="Times New Roman"/>
            <w:color w:val="000000" w:themeColor="text1"/>
            <w:sz w:val="24"/>
            <w:szCs w:val="28"/>
            <w:u w:val="none"/>
          </w:rPr>
        </w:r>
        <w:r w:rsidR="00522E1B">
          <w:rPr>
            <w:rStyle w:val="Hyperlink"/>
            <w:rFonts w:ascii="Times New Roman" w:hAnsi="Times New Roman" w:cs="Times New Roman"/>
            <w:color w:val="000000" w:themeColor="text1"/>
            <w:sz w:val="24"/>
            <w:szCs w:val="28"/>
            <w:u w:val="none"/>
          </w:rPr>
          <w:fldChar w:fldCharType="separate"/>
        </w:r>
        <w:r w:rsidR="00522E1B">
          <w:rPr>
            <w:rStyle w:val="Hyperlink"/>
            <w:rFonts w:ascii="Times New Roman" w:hAnsi="Times New Roman" w:cs="Times New Roman"/>
            <w:color w:val="000000" w:themeColor="text1"/>
            <w:sz w:val="24"/>
            <w:szCs w:val="28"/>
            <w:u w:val="none"/>
          </w:rPr>
          <w:t>42</w:t>
        </w:r>
        <w:r w:rsidR="00522E1B">
          <w:rPr>
            <w:rStyle w:val="Hyperlink"/>
            <w:rFonts w:ascii="Times New Roman" w:hAnsi="Times New Roman" w:cs="Times New Roman"/>
            <w:color w:val="000000" w:themeColor="text1"/>
            <w:sz w:val="24"/>
            <w:szCs w:val="28"/>
            <w:u w:val="none"/>
          </w:rPr>
          <w:fldChar w:fldCharType="end"/>
        </w:r>
      </w:hyperlink>
    </w:p>
    <w:p w14:paraId="1F30B69B" w14:textId="52B65A4A" w:rsidR="005930ED" w:rsidRDefault="009B3855">
      <w:pPr>
        <w:jc w:val="center"/>
        <w:rPr>
          <w:rFonts w:ascii="Times New Roman" w:hAnsi="Times New Roman" w:cs="Times New Roman"/>
          <w:sz w:val="24"/>
          <w:szCs w:val="24"/>
        </w:rPr>
      </w:pPr>
      <w:hyperlink w:anchor="_Toc77271535" w:history="1">
        <w:r w:rsidR="00522E1B">
          <w:rPr>
            <w:rStyle w:val="Hyperlink"/>
            <w:rFonts w:ascii="Times New Roman" w:hAnsi="Times New Roman" w:cs="Times New Roman"/>
            <w:color w:val="000000" w:themeColor="text1"/>
            <w:sz w:val="24"/>
            <w:szCs w:val="28"/>
            <w:u w:val="none"/>
          </w:rPr>
          <w:t>4.4.1</w:t>
        </w:r>
        <w:r w:rsidR="00E225FB">
          <w:rPr>
            <w:rStyle w:val="Hyperlink"/>
            <w:rFonts w:ascii="Times New Roman" w:hAnsi="Times New Roman" w:cs="Times New Roman"/>
            <w:color w:val="000000" w:themeColor="text1"/>
            <w:sz w:val="24"/>
            <w:szCs w:val="28"/>
            <w:u w:val="none"/>
          </w:rPr>
          <w:t xml:space="preserve"> </w:t>
        </w:r>
        <w:r w:rsidR="00522E1B">
          <w:rPr>
            <w:rStyle w:val="Hyperlink"/>
            <w:rFonts w:ascii="Times New Roman" w:hAnsi="Times New Roman" w:cs="Times New Roman"/>
            <w:color w:val="000000" w:themeColor="text1"/>
            <w:sz w:val="24"/>
            <w:szCs w:val="28"/>
            <w:u w:val="none"/>
          </w:rPr>
          <w:t xml:space="preserve">Playing a Melody using passive buzzer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_Toc77271535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44</w:t>
        </w:r>
        <w:r w:rsidR="00522E1B">
          <w:rPr>
            <w:rFonts w:ascii="Times New Roman" w:hAnsi="Times New Roman" w:cs="Times New Roman"/>
            <w:sz w:val="24"/>
            <w:szCs w:val="24"/>
          </w:rPr>
          <w:fldChar w:fldCharType="end"/>
        </w:r>
      </w:hyperlink>
    </w:p>
    <w:p w14:paraId="2ADA1C59" w14:textId="57FE52AB" w:rsidR="005930ED" w:rsidRDefault="009B3855">
      <w:pPr>
        <w:jc w:val="center"/>
        <w:rPr>
          <w:rFonts w:ascii="Times New Roman" w:hAnsi="Times New Roman" w:cs="Times New Roman"/>
          <w:sz w:val="24"/>
          <w:szCs w:val="24"/>
        </w:rPr>
      </w:pPr>
      <w:hyperlink w:anchor="_Toc77271536" w:history="1">
        <w:r w:rsidR="00522E1B">
          <w:rPr>
            <w:rStyle w:val="Hyperlink"/>
            <w:rFonts w:ascii="Times New Roman" w:hAnsi="Times New Roman" w:cs="Times New Roman"/>
            <w:color w:val="000000" w:themeColor="text1"/>
            <w:sz w:val="24"/>
            <w:szCs w:val="28"/>
            <w:u w:val="none"/>
          </w:rPr>
          <w:t>4.4.</w:t>
        </w:r>
        <w:r w:rsidR="00E225FB">
          <w:rPr>
            <w:rStyle w:val="Hyperlink"/>
            <w:rFonts w:ascii="Times New Roman" w:hAnsi="Times New Roman" w:cs="Times New Roman"/>
            <w:color w:val="000000" w:themeColor="text1"/>
            <w:sz w:val="24"/>
            <w:szCs w:val="28"/>
            <w:u w:val="none"/>
          </w:rPr>
          <w:t>2. Melody</w:t>
        </w:r>
        <w:r w:rsidR="00522E1B">
          <w:rPr>
            <w:rStyle w:val="Hyperlink"/>
            <w:rFonts w:ascii="Times New Roman" w:hAnsi="Times New Roman" w:cs="Times New Roman"/>
            <w:color w:val="000000" w:themeColor="text1"/>
            <w:sz w:val="24"/>
            <w:szCs w:val="28"/>
            <w:u w:val="none"/>
          </w:rPr>
          <w:t xml:space="preserve"> game Code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_Toc77271536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44</w:t>
        </w:r>
        <w:r w:rsidR="00522E1B">
          <w:rPr>
            <w:rFonts w:ascii="Times New Roman" w:hAnsi="Times New Roman" w:cs="Times New Roman"/>
            <w:sz w:val="24"/>
            <w:szCs w:val="24"/>
          </w:rPr>
          <w:fldChar w:fldCharType="end"/>
        </w:r>
      </w:hyperlink>
    </w:p>
    <w:p w14:paraId="0C7E4180" w14:textId="77777777" w:rsidR="005930ED" w:rsidRDefault="009B3855">
      <w:pPr>
        <w:jc w:val="center"/>
        <w:rPr>
          <w:rFonts w:ascii="Times New Roman" w:hAnsi="Times New Roman" w:cs="Times New Roman"/>
          <w:sz w:val="24"/>
          <w:szCs w:val="24"/>
        </w:rPr>
      </w:pPr>
      <w:hyperlink w:anchor="_Toc77271537" w:history="1">
        <w:r w:rsidR="00522E1B">
          <w:rPr>
            <w:rStyle w:val="Hyperlink"/>
            <w:rFonts w:ascii="Times New Roman" w:hAnsi="Times New Roman" w:cs="Times New Roman"/>
            <w:color w:val="000000" w:themeColor="text1"/>
            <w:sz w:val="24"/>
            <w:szCs w:val="28"/>
            <w:u w:val="none"/>
          </w:rPr>
          <w:t xml:space="preserve">IR sensors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_Toc77271537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46</w:t>
        </w:r>
        <w:r w:rsidR="00522E1B">
          <w:rPr>
            <w:rFonts w:ascii="Times New Roman" w:hAnsi="Times New Roman" w:cs="Times New Roman"/>
            <w:sz w:val="24"/>
            <w:szCs w:val="24"/>
          </w:rPr>
          <w:fldChar w:fldCharType="end"/>
        </w:r>
      </w:hyperlink>
    </w:p>
    <w:p w14:paraId="62A383B2" w14:textId="77777777" w:rsidR="005930ED" w:rsidRDefault="00522E1B">
      <w:pPr>
        <w:jc w:val="both"/>
        <w:rPr>
          <w:rFonts w:ascii="Times New Roman" w:hAnsi="Times New Roman" w:cs="Times New Roman"/>
          <w:sz w:val="24"/>
          <w:szCs w:val="24"/>
        </w:rPr>
      </w:pPr>
      <w:r>
        <w:rPr>
          <w:rFonts w:ascii="Times New Roman" w:hAnsi="Times New Roman" w:cs="Times New Roman"/>
          <w:b/>
          <w:bCs/>
          <w:sz w:val="24"/>
          <w:szCs w:val="24"/>
        </w:rPr>
        <w:t xml:space="preserve">Chapter - 5   </w:t>
      </w:r>
      <w:hyperlink w:anchor="_Toc77271538" w:history="1">
        <w:r>
          <w:rPr>
            <w:rStyle w:val="Hyperlink"/>
            <w:rFonts w:ascii="Times New Roman" w:hAnsi="Times New Roman" w:cs="Times New Roman"/>
            <w:b/>
            <w:bCs/>
            <w:color w:val="000000" w:themeColor="text1"/>
            <w:sz w:val="24"/>
            <w:szCs w:val="28"/>
            <w:u w:val="none"/>
          </w:rPr>
          <w:t xml:space="preserve"> IR SENSORS                                                                                        </w:t>
        </w:r>
        <w:r>
          <w:rPr>
            <w:rStyle w:val="Hyperlink"/>
            <w:rFonts w:ascii="Times New Roman" w:hAnsi="Times New Roman" w:cs="Times New Roman"/>
            <w:color w:val="000000" w:themeColor="text1"/>
            <w:sz w:val="24"/>
            <w:szCs w:val="28"/>
            <w:u w:val="none"/>
          </w:rPr>
          <w:t>47</w:t>
        </w:r>
        <w:r>
          <w:rPr>
            <w:rStyle w:val="Hyperlink"/>
            <w:rFonts w:ascii="Times New Roman" w:hAnsi="Times New Roman" w:cs="Times New Roman"/>
            <w:b/>
            <w:bCs/>
            <w:color w:val="000000" w:themeColor="text1"/>
            <w:sz w:val="24"/>
            <w:szCs w:val="28"/>
            <w:u w:val="none"/>
          </w:rPr>
          <w:t xml:space="preserve">                                                                                   </w:t>
        </w:r>
      </w:hyperlink>
    </w:p>
    <w:p w14:paraId="36002658" w14:textId="2650A1D7" w:rsidR="005930ED" w:rsidRDefault="009B3855">
      <w:pPr>
        <w:jc w:val="center"/>
        <w:rPr>
          <w:rFonts w:ascii="Times New Roman" w:hAnsi="Times New Roman" w:cs="Times New Roman"/>
          <w:sz w:val="24"/>
          <w:szCs w:val="24"/>
        </w:rPr>
      </w:pPr>
      <w:hyperlink w:anchor="_Toc77271539" w:history="1">
        <w:r w:rsidR="00522E1B">
          <w:rPr>
            <w:rStyle w:val="Hyperlink"/>
            <w:rFonts w:ascii="Times New Roman" w:hAnsi="Times New Roman" w:cs="Times New Roman"/>
            <w:color w:val="000000" w:themeColor="text1"/>
            <w:sz w:val="24"/>
            <w:szCs w:val="28"/>
            <w:u w:val="none"/>
          </w:rPr>
          <w:t>5.</w:t>
        </w:r>
        <w:r w:rsidR="00246058">
          <w:rPr>
            <w:rStyle w:val="Hyperlink"/>
            <w:rFonts w:ascii="Times New Roman" w:hAnsi="Times New Roman" w:cs="Times New Roman"/>
            <w:color w:val="000000" w:themeColor="text1"/>
            <w:sz w:val="24"/>
            <w:szCs w:val="28"/>
            <w:u w:val="none"/>
          </w:rPr>
          <w:t>1. Working</w:t>
        </w:r>
        <w:r w:rsidR="00522E1B">
          <w:rPr>
            <w:rStyle w:val="Hyperlink"/>
            <w:rFonts w:ascii="Times New Roman" w:hAnsi="Times New Roman" w:cs="Times New Roman"/>
            <w:color w:val="000000" w:themeColor="text1"/>
            <w:sz w:val="24"/>
            <w:szCs w:val="28"/>
            <w:u w:val="none"/>
          </w:rPr>
          <w:t xml:space="preserve"> Principle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_Toc77271539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47</w:t>
        </w:r>
        <w:r w:rsidR="00522E1B">
          <w:rPr>
            <w:rFonts w:ascii="Times New Roman" w:hAnsi="Times New Roman" w:cs="Times New Roman"/>
            <w:sz w:val="24"/>
            <w:szCs w:val="24"/>
          </w:rPr>
          <w:fldChar w:fldCharType="end"/>
        </w:r>
      </w:hyperlink>
    </w:p>
    <w:p w14:paraId="3ECBE046" w14:textId="79031CD6" w:rsidR="005930ED" w:rsidRDefault="009B3855">
      <w:pPr>
        <w:jc w:val="center"/>
        <w:rPr>
          <w:rFonts w:ascii="Times New Roman" w:hAnsi="Times New Roman" w:cs="Times New Roman"/>
          <w:sz w:val="24"/>
          <w:szCs w:val="24"/>
        </w:rPr>
      </w:pPr>
      <w:hyperlink w:anchor="_Toc77271540" w:history="1">
        <w:r w:rsidR="00522E1B">
          <w:rPr>
            <w:rStyle w:val="Hyperlink"/>
            <w:rFonts w:ascii="Times New Roman" w:hAnsi="Times New Roman" w:cs="Times New Roman"/>
            <w:color w:val="000000" w:themeColor="text1"/>
            <w:sz w:val="24"/>
            <w:szCs w:val="28"/>
            <w:u w:val="none"/>
          </w:rPr>
          <w:t>5.</w:t>
        </w:r>
        <w:r w:rsidR="00246058">
          <w:rPr>
            <w:rStyle w:val="Hyperlink"/>
            <w:rFonts w:ascii="Times New Roman" w:hAnsi="Times New Roman" w:cs="Times New Roman"/>
            <w:color w:val="000000" w:themeColor="text1"/>
            <w:sz w:val="24"/>
            <w:szCs w:val="28"/>
            <w:u w:val="none"/>
          </w:rPr>
          <w:t>2. Types</w:t>
        </w:r>
        <w:r w:rsidR="00522E1B">
          <w:rPr>
            <w:rStyle w:val="Hyperlink"/>
            <w:rFonts w:ascii="Times New Roman" w:hAnsi="Times New Roman" w:cs="Times New Roman"/>
            <w:color w:val="000000" w:themeColor="text1"/>
            <w:sz w:val="24"/>
            <w:szCs w:val="28"/>
            <w:u w:val="none"/>
          </w:rPr>
          <w:t xml:space="preserve"> of Infrared Sensor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_Toc77271540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48</w:t>
        </w:r>
        <w:r w:rsidR="00522E1B">
          <w:rPr>
            <w:rFonts w:ascii="Times New Roman" w:hAnsi="Times New Roman" w:cs="Times New Roman"/>
            <w:sz w:val="24"/>
            <w:szCs w:val="24"/>
          </w:rPr>
          <w:fldChar w:fldCharType="end"/>
        </w:r>
      </w:hyperlink>
    </w:p>
    <w:p w14:paraId="2E67C342" w14:textId="2C01266C" w:rsidR="005930ED" w:rsidRDefault="009B3855">
      <w:pPr>
        <w:jc w:val="center"/>
        <w:rPr>
          <w:rFonts w:ascii="Times New Roman" w:hAnsi="Times New Roman" w:cs="Times New Roman"/>
          <w:sz w:val="24"/>
          <w:szCs w:val="24"/>
        </w:rPr>
      </w:pPr>
      <w:hyperlink w:anchor="_Toc77271541" w:history="1">
        <w:r w:rsidR="00522E1B">
          <w:rPr>
            <w:rStyle w:val="Hyperlink"/>
            <w:rFonts w:ascii="Times New Roman" w:hAnsi="Times New Roman" w:cs="Times New Roman"/>
            <w:color w:val="000000" w:themeColor="text1"/>
            <w:sz w:val="24"/>
            <w:szCs w:val="28"/>
            <w:u w:val="none"/>
          </w:rPr>
          <w:t>5.2.</w:t>
        </w:r>
        <w:r w:rsidR="00246058">
          <w:rPr>
            <w:rStyle w:val="Hyperlink"/>
            <w:rFonts w:ascii="Times New Roman" w:hAnsi="Times New Roman" w:cs="Times New Roman"/>
            <w:color w:val="000000" w:themeColor="text1"/>
            <w:sz w:val="24"/>
            <w:szCs w:val="28"/>
            <w:u w:val="none"/>
          </w:rPr>
          <w:t>1. Active</w:t>
        </w:r>
        <w:r w:rsidR="00522E1B">
          <w:rPr>
            <w:rStyle w:val="Hyperlink"/>
            <w:rFonts w:ascii="Times New Roman" w:hAnsi="Times New Roman" w:cs="Times New Roman"/>
            <w:color w:val="000000" w:themeColor="text1"/>
            <w:sz w:val="24"/>
            <w:szCs w:val="28"/>
            <w:u w:val="none"/>
          </w:rPr>
          <w:t xml:space="preserve"> IR Sensor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_Toc77271541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48</w:t>
        </w:r>
        <w:r w:rsidR="00522E1B">
          <w:rPr>
            <w:rFonts w:ascii="Times New Roman" w:hAnsi="Times New Roman" w:cs="Times New Roman"/>
            <w:sz w:val="24"/>
            <w:szCs w:val="24"/>
          </w:rPr>
          <w:fldChar w:fldCharType="end"/>
        </w:r>
      </w:hyperlink>
    </w:p>
    <w:p w14:paraId="5DBA8F0B" w14:textId="517394C0" w:rsidR="005930ED" w:rsidRDefault="009B3855">
      <w:pPr>
        <w:jc w:val="center"/>
        <w:rPr>
          <w:rFonts w:ascii="Times New Roman" w:hAnsi="Times New Roman" w:cs="Times New Roman"/>
          <w:sz w:val="24"/>
          <w:szCs w:val="24"/>
        </w:rPr>
      </w:pPr>
      <w:hyperlink w:anchor="_Toc77271542" w:history="1">
        <w:r w:rsidR="00522E1B">
          <w:rPr>
            <w:rStyle w:val="Hyperlink"/>
            <w:rFonts w:ascii="Times New Roman" w:hAnsi="Times New Roman" w:cs="Times New Roman"/>
            <w:color w:val="000000" w:themeColor="text1"/>
            <w:sz w:val="24"/>
            <w:szCs w:val="28"/>
            <w:u w:val="none"/>
          </w:rPr>
          <w:t>5.2.</w:t>
        </w:r>
        <w:r w:rsidR="00246058">
          <w:rPr>
            <w:rStyle w:val="Hyperlink"/>
            <w:rFonts w:ascii="Times New Roman" w:hAnsi="Times New Roman" w:cs="Times New Roman"/>
            <w:color w:val="000000" w:themeColor="text1"/>
            <w:sz w:val="24"/>
            <w:szCs w:val="28"/>
            <w:u w:val="none"/>
          </w:rPr>
          <w:t>2. Passive</w:t>
        </w:r>
        <w:r w:rsidR="00522E1B">
          <w:rPr>
            <w:rStyle w:val="Hyperlink"/>
            <w:rFonts w:ascii="Times New Roman" w:hAnsi="Times New Roman" w:cs="Times New Roman"/>
            <w:color w:val="000000" w:themeColor="text1"/>
            <w:sz w:val="24"/>
            <w:szCs w:val="28"/>
            <w:u w:val="none"/>
          </w:rPr>
          <w:t xml:space="preserve"> IR Sensor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_Toc77271542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48</w:t>
        </w:r>
        <w:r w:rsidR="00522E1B">
          <w:rPr>
            <w:rFonts w:ascii="Times New Roman" w:hAnsi="Times New Roman" w:cs="Times New Roman"/>
            <w:sz w:val="24"/>
            <w:szCs w:val="24"/>
          </w:rPr>
          <w:fldChar w:fldCharType="end"/>
        </w:r>
      </w:hyperlink>
    </w:p>
    <w:p w14:paraId="590E918E" w14:textId="5EA2EF74" w:rsidR="005930ED" w:rsidRDefault="009B3855">
      <w:pPr>
        <w:jc w:val="center"/>
        <w:rPr>
          <w:rFonts w:ascii="Times New Roman" w:hAnsi="Times New Roman" w:cs="Times New Roman"/>
          <w:sz w:val="24"/>
          <w:szCs w:val="24"/>
        </w:rPr>
      </w:pPr>
      <w:hyperlink w:anchor="_Toc77271543" w:history="1">
        <w:r w:rsidR="00522E1B">
          <w:rPr>
            <w:rStyle w:val="Hyperlink"/>
            <w:rFonts w:ascii="Times New Roman" w:hAnsi="Times New Roman" w:cs="Times New Roman"/>
            <w:color w:val="000000" w:themeColor="text1"/>
            <w:sz w:val="24"/>
            <w:szCs w:val="28"/>
            <w:u w:val="none"/>
          </w:rPr>
          <w:t>5.2.</w:t>
        </w:r>
        <w:r w:rsidR="00246058">
          <w:rPr>
            <w:rStyle w:val="Hyperlink"/>
            <w:rFonts w:ascii="Times New Roman" w:hAnsi="Times New Roman" w:cs="Times New Roman"/>
            <w:color w:val="000000" w:themeColor="text1"/>
            <w:sz w:val="24"/>
            <w:szCs w:val="28"/>
            <w:u w:val="none"/>
          </w:rPr>
          <w:t>3. Circuit</w:t>
        </w:r>
        <w:r w:rsidR="00522E1B">
          <w:rPr>
            <w:rStyle w:val="Hyperlink"/>
            <w:rFonts w:ascii="Times New Roman" w:hAnsi="Times New Roman" w:cs="Times New Roman"/>
            <w:color w:val="000000" w:themeColor="text1"/>
            <w:sz w:val="24"/>
            <w:szCs w:val="28"/>
            <w:u w:val="none"/>
          </w:rPr>
          <w:t xml:space="preserve"> Working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_Toc77271543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48</w:t>
        </w:r>
        <w:r w:rsidR="00522E1B">
          <w:rPr>
            <w:rFonts w:ascii="Times New Roman" w:hAnsi="Times New Roman" w:cs="Times New Roman"/>
            <w:sz w:val="24"/>
            <w:szCs w:val="24"/>
          </w:rPr>
          <w:fldChar w:fldCharType="end"/>
        </w:r>
      </w:hyperlink>
    </w:p>
    <w:p w14:paraId="1EF2D865" w14:textId="369C4549" w:rsidR="005930ED" w:rsidRDefault="009B3855">
      <w:pPr>
        <w:jc w:val="center"/>
        <w:rPr>
          <w:rFonts w:ascii="Times New Roman" w:hAnsi="Times New Roman" w:cs="Times New Roman"/>
          <w:sz w:val="24"/>
          <w:szCs w:val="24"/>
        </w:rPr>
      </w:pPr>
      <w:hyperlink w:anchor="_Toc77271544" w:history="1">
        <w:r w:rsidR="00522E1B">
          <w:rPr>
            <w:rStyle w:val="Hyperlink"/>
            <w:rFonts w:ascii="Times New Roman" w:hAnsi="Times New Roman" w:cs="Times New Roman"/>
            <w:color w:val="000000" w:themeColor="text1"/>
            <w:sz w:val="24"/>
            <w:szCs w:val="28"/>
            <w:u w:val="none"/>
          </w:rPr>
          <w:t>5.</w:t>
        </w:r>
        <w:r w:rsidR="00246058">
          <w:rPr>
            <w:rStyle w:val="Hyperlink"/>
            <w:rFonts w:ascii="Times New Roman" w:hAnsi="Times New Roman" w:cs="Times New Roman"/>
            <w:color w:val="000000" w:themeColor="text1"/>
            <w:sz w:val="24"/>
            <w:szCs w:val="28"/>
            <w:u w:val="none"/>
          </w:rPr>
          <w:t>3. Hardware</w:t>
        </w:r>
        <w:r w:rsidR="00522E1B">
          <w:rPr>
            <w:rStyle w:val="Hyperlink"/>
            <w:rFonts w:ascii="Times New Roman" w:hAnsi="Times New Roman" w:cs="Times New Roman"/>
            <w:color w:val="000000" w:themeColor="text1"/>
            <w:sz w:val="24"/>
            <w:szCs w:val="28"/>
            <w:u w:val="none"/>
          </w:rPr>
          <w:t xml:space="preserve"> Interfacing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_Toc77271544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49</w:t>
        </w:r>
        <w:r w:rsidR="00522E1B">
          <w:rPr>
            <w:rFonts w:ascii="Times New Roman" w:hAnsi="Times New Roman" w:cs="Times New Roman"/>
            <w:sz w:val="24"/>
            <w:szCs w:val="24"/>
          </w:rPr>
          <w:fldChar w:fldCharType="end"/>
        </w:r>
      </w:hyperlink>
    </w:p>
    <w:p w14:paraId="65644C11" w14:textId="77777777" w:rsidR="005930ED" w:rsidRDefault="00522E1B">
      <w:pPr>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"_Toc77271545" </w:instrText>
      </w:r>
      <w:r>
        <w:rPr>
          <w:rFonts w:ascii="Times New Roman" w:hAnsi="Times New Roman" w:cs="Times New Roman"/>
          <w:sz w:val="24"/>
          <w:szCs w:val="24"/>
        </w:rPr>
        <w:fldChar w:fldCharType="separate"/>
      </w:r>
      <w:r>
        <w:rPr>
          <w:rFonts w:ascii="Times New Roman" w:hAnsi="Times New Roman" w:cs="Times New Roman"/>
          <w:b/>
          <w:bCs/>
          <w:sz w:val="24"/>
          <w:szCs w:val="24"/>
        </w:rPr>
        <w:t xml:space="preserve">Chapter - 6 </w:t>
      </w:r>
    </w:p>
    <w:p w14:paraId="53C71CEA" w14:textId="77777777" w:rsidR="005930ED" w:rsidRDefault="00522E1B">
      <w:pPr>
        <w:ind w:firstLineChars="200" w:firstLine="482"/>
        <w:jc w:val="both"/>
        <w:rPr>
          <w:rFonts w:ascii="Times New Roman" w:hAnsi="Times New Roman" w:cs="Times New Roman"/>
          <w:sz w:val="24"/>
          <w:szCs w:val="24"/>
        </w:rPr>
      </w:pPr>
      <w:r>
        <w:rPr>
          <w:rFonts w:ascii="Times New Roman" w:hAnsi="Times New Roman" w:cs="Times New Roman"/>
          <w:b/>
          <w:bCs/>
          <w:sz w:val="24"/>
          <w:szCs w:val="24"/>
        </w:rPr>
        <w:t xml:space="preserve"> </w:t>
      </w:r>
      <w:r>
        <w:rPr>
          <w:rStyle w:val="Hyperlink"/>
          <w:rFonts w:ascii="Times New Roman" w:hAnsi="Times New Roman" w:cs="Times New Roman"/>
          <w:b/>
          <w:bCs/>
          <w:color w:val="000000" w:themeColor="text1"/>
          <w:sz w:val="24"/>
          <w:szCs w:val="28"/>
          <w:u w:val="none"/>
        </w:rPr>
        <w:t>Interfacing 16×2 Character LCD Module with Arduino</w:t>
      </w:r>
      <w:r>
        <w:rPr>
          <w:rStyle w:val="Hyperlink"/>
          <w:rFonts w:ascii="Times New Roman" w:hAnsi="Times New Roman" w:cs="Times New Roman"/>
          <w:color w:val="000000" w:themeColor="text1"/>
          <w:sz w:val="24"/>
          <w:szCs w:val="28"/>
          <w:u w:val="none"/>
        </w:rPr>
        <w:t xml:space="preserve">                               51                               </w:t>
      </w:r>
      <w:r>
        <w:rPr>
          <w:rFonts w:ascii="Times New Roman" w:hAnsi="Times New Roman" w:cs="Times New Roman"/>
          <w:sz w:val="24"/>
          <w:szCs w:val="24"/>
        </w:rPr>
        <w:fldChar w:fldCharType="end"/>
      </w:r>
    </w:p>
    <w:p w14:paraId="18AD16B3" w14:textId="042946B6" w:rsidR="005930ED" w:rsidRDefault="009B3855">
      <w:pPr>
        <w:jc w:val="center"/>
        <w:rPr>
          <w:rFonts w:ascii="Times New Roman" w:hAnsi="Times New Roman" w:cs="Times New Roman"/>
          <w:sz w:val="24"/>
          <w:szCs w:val="24"/>
        </w:rPr>
      </w:pPr>
      <w:hyperlink w:anchor="_Toc77271546"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1. Hardware</w:t>
        </w:r>
        <w:r w:rsidR="00522E1B">
          <w:rPr>
            <w:rStyle w:val="Hyperlink"/>
            <w:rFonts w:ascii="Times New Roman" w:hAnsi="Times New Roman" w:cs="Times New Roman"/>
            <w:color w:val="000000" w:themeColor="text1"/>
            <w:sz w:val="24"/>
            <w:szCs w:val="28"/>
            <w:u w:val="none"/>
          </w:rPr>
          <w:t xml:space="preserve"> Overview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_Toc77271546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51</w:t>
        </w:r>
        <w:r w:rsidR="00522E1B">
          <w:rPr>
            <w:rFonts w:ascii="Times New Roman" w:hAnsi="Times New Roman" w:cs="Times New Roman"/>
            <w:sz w:val="24"/>
            <w:szCs w:val="24"/>
          </w:rPr>
          <w:fldChar w:fldCharType="end"/>
        </w:r>
      </w:hyperlink>
    </w:p>
    <w:p w14:paraId="434C94C3" w14:textId="2471C184" w:rsidR="005930ED" w:rsidRDefault="009B3855">
      <w:pPr>
        <w:jc w:val="center"/>
        <w:rPr>
          <w:rFonts w:ascii="Times New Roman" w:hAnsi="Times New Roman" w:cs="Times New Roman"/>
          <w:sz w:val="24"/>
          <w:szCs w:val="24"/>
        </w:rPr>
      </w:pPr>
      <w:hyperlink w:anchor="_Toc77271547" w:history="1">
        <w:r w:rsidR="00522E1B">
          <w:rPr>
            <w:rStyle w:val="Hyperlink"/>
            <w:rFonts w:ascii="Times New Roman" w:hAnsi="Times New Roman" w:cs="Times New Roman"/>
            <w:color w:val="000000" w:themeColor="text1"/>
            <w:sz w:val="24"/>
            <w:szCs w:val="28"/>
            <w:u w:val="none"/>
          </w:rPr>
          <w:t>6.2.1</w:t>
        </w:r>
        <w:r w:rsidR="00246058">
          <w:rPr>
            <w:rStyle w:val="Hyperlink"/>
            <w:rFonts w:ascii="Times New Roman" w:hAnsi="Times New Roman" w:cs="Times New Roman"/>
            <w:color w:val="000000" w:themeColor="text1"/>
            <w:sz w:val="24"/>
            <w:szCs w:val="28"/>
            <w:u w:val="none"/>
          </w:rPr>
          <w:t xml:space="preserve"> </w:t>
        </w:r>
        <w:r w:rsidR="00522E1B">
          <w:rPr>
            <w:rStyle w:val="Hyperlink"/>
            <w:rFonts w:ascii="Times New Roman" w:hAnsi="Times New Roman" w:cs="Times New Roman"/>
            <w:color w:val="000000" w:themeColor="text1"/>
            <w:sz w:val="24"/>
            <w:szCs w:val="28"/>
            <w:u w:val="none"/>
          </w:rPr>
          <w:t xml:space="preserve">6×2 Character LCD Pinout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_Toc77271547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52</w:t>
        </w:r>
        <w:r w:rsidR="00522E1B">
          <w:rPr>
            <w:rFonts w:ascii="Times New Roman" w:hAnsi="Times New Roman" w:cs="Times New Roman"/>
            <w:sz w:val="24"/>
            <w:szCs w:val="24"/>
          </w:rPr>
          <w:fldChar w:fldCharType="end"/>
        </w:r>
      </w:hyperlink>
    </w:p>
    <w:p w14:paraId="6BF3DE78" w14:textId="4A331321" w:rsidR="005930ED" w:rsidRDefault="009B3855">
      <w:pPr>
        <w:jc w:val="center"/>
        <w:rPr>
          <w:rFonts w:ascii="Times New Roman" w:hAnsi="Times New Roman" w:cs="Times New Roman"/>
          <w:sz w:val="24"/>
          <w:szCs w:val="24"/>
        </w:rPr>
      </w:pPr>
      <w:hyperlink w:anchor="_Toc77271548"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3. Testing</w:t>
        </w:r>
        <w:r w:rsidR="00522E1B">
          <w:rPr>
            <w:rStyle w:val="Hyperlink"/>
            <w:rFonts w:ascii="Times New Roman" w:hAnsi="Times New Roman" w:cs="Times New Roman"/>
            <w:color w:val="000000" w:themeColor="text1"/>
            <w:sz w:val="24"/>
            <w:szCs w:val="28"/>
            <w:u w:val="none"/>
          </w:rPr>
          <w:t xml:space="preserve"> Character LCD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_Toc77271548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54</w:t>
        </w:r>
        <w:r w:rsidR="00522E1B">
          <w:rPr>
            <w:rFonts w:ascii="Times New Roman" w:hAnsi="Times New Roman" w:cs="Times New Roman"/>
            <w:sz w:val="24"/>
            <w:szCs w:val="24"/>
          </w:rPr>
          <w:fldChar w:fldCharType="end"/>
        </w:r>
      </w:hyperlink>
    </w:p>
    <w:p w14:paraId="05AA9570" w14:textId="7A1F3ACB" w:rsidR="005930ED" w:rsidRDefault="009B3855">
      <w:pPr>
        <w:jc w:val="center"/>
        <w:rPr>
          <w:rFonts w:ascii="Times New Roman" w:hAnsi="Times New Roman" w:cs="Times New Roman"/>
          <w:sz w:val="24"/>
          <w:szCs w:val="24"/>
        </w:rPr>
      </w:pPr>
      <w:hyperlink w:anchor="_Toc77271549"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4. Wiring</w:t>
        </w:r>
        <w:r w:rsidR="00522E1B">
          <w:rPr>
            <w:rStyle w:val="Hyperlink"/>
            <w:rFonts w:ascii="Times New Roman" w:hAnsi="Times New Roman" w:cs="Times New Roman"/>
            <w:color w:val="000000" w:themeColor="text1"/>
            <w:sz w:val="24"/>
            <w:szCs w:val="28"/>
            <w:u w:val="none"/>
          </w:rPr>
          <w:t xml:space="preserve"> – Connecting 16×2 Character LCD with Arduino Uno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_Toc77271549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55</w:t>
        </w:r>
        <w:r w:rsidR="00522E1B">
          <w:rPr>
            <w:rFonts w:ascii="Times New Roman" w:hAnsi="Times New Roman" w:cs="Times New Roman"/>
            <w:sz w:val="24"/>
            <w:szCs w:val="24"/>
          </w:rPr>
          <w:fldChar w:fldCharType="end"/>
        </w:r>
      </w:hyperlink>
    </w:p>
    <w:p w14:paraId="7C339644" w14:textId="51F45F19" w:rsidR="005930ED" w:rsidRDefault="009B3855">
      <w:pPr>
        <w:jc w:val="center"/>
        <w:rPr>
          <w:rFonts w:ascii="Times New Roman" w:hAnsi="Times New Roman" w:cs="Times New Roman"/>
          <w:sz w:val="24"/>
          <w:szCs w:val="24"/>
        </w:rPr>
      </w:pPr>
      <w:hyperlink w:anchor="_Toc77271550"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5. Arduino</w:t>
        </w:r>
        <w:r w:rsidR="00522E1B">
          <w:rPr>
            <w:rStyle w:val="Hyperlink"/>
            <w:rFonts w:ascii="Times New Roman" w:hAnsi="Times New Roman" w:cs="Times New Roman"/>
            <w:color w:val="000000" w:themeColor="text1"/>
            <w:sz w:val="24"/>
            <w:szCs w:val="28"/>
            <w:u w:val="none"/>
          </w:rPr>
          <w:t xml:space="preserve"> Code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_Toc77271550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56</w:t>
        </w:r>
        <w:r w:rsidR="00522E1B">
          <w:rPr>
            <w:rFonts w:ascii="Times New Roman" w:hAnsi="Times New Roman" w:cs="Times New Roman"/>
            <w:sz w:val="24"/>
            <w:szCs w:val="24"/>
          </w:rPr>
          <w:fldChar w:fldCharType="end"/>
        </w:r>
      </w:hyperlink>
    </w:p>
    <w:p w14:paraId="6218B1D3" w14:textId="75F4C5E9" w:rsidR="005930ED" w:rsidRDefault="009B3855">
      <w:pPr>
        <w:jc w:val="center"/>
        <w:rPr>
          <w:rFonts w:ascii="Times New Roman" w:hAnsi="Times New Roman" w:cs="Times New Roman"/>
          <w:sz w:val="24"/>
          <w:szCs w:val="24"/>
        </w:rPr>
      </w:pPr>
      <w:hyperlink w:anchor="_Toc77271551"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6. Code</w:t>
        </w:r>
        <w:r w:rsidR="00522E1B">
          <w:rPr>
            <w:rStyle w:val="Hyperlink"/>
            <w:rFonts w:ascii="Times New Roman" w:hAnsi="Times New Roman" w:cs="Times New Roman"/>
            <w:color w:val="000000" w:themeColor="text1"/>
            <w:sz w:val="24"/>
            <w:szCs w:val="28"/>
            <w:u w:val="none"/>
          </w:rPr>
          <w:t xml:space="preserve"> Explanation: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_Toc77271551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57</w:t>
        </w:r>
        <w:r w:rsidR="00522E1B">
          <w:rPr>
            <w:rFonts w:ascii="Times New Roman" w:hAnsi="Times New Roman" w:cs="Times New Roman"/>
            <w:sz w:val="24"/>
            <w:szCs w:val="24"/>
          </w:rPr>
          <w:fldChar w:fldCharType="end"/>
        </w:r>
      </w:hyperlink>
    </w:p>
    <w:p w14:paraId="686AE70F" w14:textId="3869ADED" w:rsidR="005930ED" w:rsidRDefault="009B3855">
      <w:pPr>
        <w:jc w:val="center"/>
        <w:rPr>
          <w:rFonts w:ascii="Times New Roman" w:hAnsi="Times New Roman" w:cs="Times New Roman"/>
          <w:sz w:val="24"/>
          <w:szCs w:val="24"/>
        </w:rPr>
      </w:pPr>
      <w:hyperlink w:anchor="_Toc77271552"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7. Other</w:t>
        </w:r>
        <w:r w:rsidR="00522E1B">
          <w:rPr>
            <w:rStyle w:val="Hyperlink"/>
            <w:rFonts w:ascii="Times New Roman" w:hAnsi="Times New Roman" w:cs="Times New Roman"/>
            <w:color w:val="000000" w:themeColor="text1"/>
            <w:sz w:val="24"/>
            <w:szCs w:val="28"/>
            <w:u w:val="none"/>
          </w:rPr>
          <w:t xml:space="preserve"> useful functions in </w:t>
        </w:r>
        <w:r w:rsidR="00246058">
          <w:rPr>
            <w:rStyle w:val="Hyperlink"/>
            <w:rFonts w:ascii="Times New Roman" w:hAnsi="Times New Roman" w:cs="Times New Roman"/>
            <w:color w:val="000000" w:themeColor="text1"/>
            <w:sz w:val="24"/>
            <w:szCs w:val="28"/>
            <w:u w:val="none"/>
          </w:rPr>
          <w:t>Liquid Crystal</w:t>
        </w:r>
        <w:r w:rsidR="00522E1B">
          <w:rPr>
            <w:rStyle w:val="Hyperlink"/>
            <w:rFonts w:ascii="Times New Roman" w:hAnsi="Times New Roman" w:cs="Times New Roman"/>
            <w:color w:val="000000" w:themeColor="text1"/>
            <w:sz w:val="24"/>
            <w:szCs w:val="28"/>
            <w:u w:val="none"/>
          </w:rPr>
          <w:t xml:space="preserve"> Library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_Toc77271552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58</w:t>
        </w:r>
        <w:r w:rsidR="00522E1B">
          <w:rPr>
            <w:rFonts w:ascii="Times New Roman" w:hAnsi="Times New Roman" w:cs="Times New Roman"/>
            <w:sz w:val="24"/>
            <w:szCs w:val="24"/>
          </w:rPr>
          <w:fldChar w:fldCharType="end"/>
        </w:r>
      </w:hyperlink>
    </w:p>
    <w:p w14:paraId="682F0A81" w14:textId="464FB730" w:rsidR="005930ED" w:rsidRDefault="009B3855">
      <w:pPr>
        <w:jc w:val="center"/>
        <w:rPr>
          <w:rFonts w:ascii="Times New Roman" w:hAnsi="Times New Roman" w:cs="Times New Roman"/>
          <w:sz w:val="24"/>
          <w:szCs w:val="24"/>
        </w:rPr>
      </w:pPr>
      <w:hyperlink w:anchor="_Toc77271553" w:history="1">
        <w:r w:rsidR="00522E1B">
          <w:rPr>
            <w:rStyle w:val="Hyperlink"/>
            <w:rFonts w:ascii="Times New Roman" w:hAnsi="Times New Roman" w:cs="Times New Roman"/>
            <w:color w:val="000000" w:themeColor="text1"/>
            <w:sz w:val="24"/>
            <w:szCs w:val="28"/>
            <w:u w:val="none"/>
          </w:rPr>
          <w:t>6.</w:t>
        </w:r>
        <w:r w:rsidR="00246058">
          <w:rPr>
            <w:rStyle w:val="Hyperlink"/>
            <w:rFonts w:ascii="Times New Roman" w:hAnsi="Times New Roman" w:cs="Times New Roman"/>
            <w:color w:val="000000" w:themeColor="text1"/>
            <w:sz w:val="24"/>
            <w:szCs w:val="28"/>
            <w:u w:val="none"/>
          </w:rPr>
          <w:t>8. Custom</w:t>
        </w:r>
        <w:r w:rsidR="00522E1B">
          <w:rPr>
            <w:rStyle w:val="Hyperlink"/>
            <w:rFonts w:ascii="Times New Roman" w:hAnsi="Times New Roman" w:cs="Times New Roman"/>
            <w:color w:val="000000" w:themeColor="text1"/>
            <w:sz w:val="24"/>
            <w:szCs w:val="28"/>
            <w:u w:val="none"/>
          </w:rPr>
          <w:t xml:space="preserve"> character generation for 16×</w:t>
        </w:r>
        <w:r w:rsidR="00246058">
          <w:rPr>
            <w:rStyle w:val="Hyperlink"/>
            <w:rFonts w:ascii="Times New Roman" w:hAnsi="Times New Roman" w:cs="Times New Roman"/>
            <w:color w:val="000000" w:themeColor="text1"/>
            <w:sz w:val="24"/>
            <w:szCs w:val="28"/>
            <w:u w:val="none"/>
          </w:rPr>
          <w:t>2-character</w:t>
        </w:r>
        <w:r w:rsidR="00522E1B">
          <w:rPr>
            <w:rStyle w:val="Hyperlink"/>
            <w:rFonts w:ascii="Times New Roman" w:hAnsi="Times New Roman" w:cs="Times New Roman"/>
            <w:color w:val="000000" w:themeColor="text1"/>
            <w:sz w:val="24"/>
            <w:szCs w:val="28"/>
            <w:u w:val="none"/>
          </w:rPr>
          <w:t xml:space="preserve"> LCD                                  </w:t>
        </w:r>
        <w:r w:rsidR="00522E1B">
          <w:rPr>
            <w:rFonts w:ascii="Times New Roman" w:hAnsi="Times New Roman" w:cs="Times New Roman"/>
            <w:sz w:val="24"/>
            <w:szCs w:val="24"/>
          </w:rPr>
          <w:fldChar w:fldCharType="begin"/>
        </w:r>
        <w:r w:rsidR="00522E1B">
          <w:rPr>
            <w:rFonts w:ascii="Times New Roman" w:hAnsi="Times New Roman" w:cs="Times New Roman"/>
            <w:sz w:val="24"/>
            <w:szCs w:val="24"/>
          </w:rPr>
          <w:instrText xml:space="preserve"> PAGEREF _Toc77271553 \h </w:instrText>
        </w:r>
        <w:r w:rsidR="00522E1B">
          <w:rPr>
            <w:rFonts w:ascii="Times New Roman" w:hAnsi="Times New Roman" w:cs="Times New Roman"/>
            <w:sz w:val="24"/>
            <w:szCs w:val="24"/>
          </w:rPr>
        </w:r>
        <w:r w:rsidR="00522E1B">
          <w:rPr>
            <w:rFonts w:ascii="Times New Roman" w:hAnsi="Times New Roman" w:cs="Times New Roman"/>
            <w:sz w:val="24"/>
            <w:szCs w:val="24"/>
          </w:rPr>
          <w:fldChar w:fldCharType="separate"/>
        </w:r>
        <w:r w:rsidR="00522E1B">
          <w:rPr>
            <w:rFonts w:ascii="Times New Roman" w:hAnsi="Times New Roman" w:cs="Times New Roman"/>
            <w:sz w:val="24"/>
            <w:szCs w:val="24"/>
          </w:rPr>
          <w:t>59</w:t>
        </w:r>
        <w:r w:rsidR="00522E1B">
          <w:rPr>
            <w:rFonts w:ascii="Times New Roman" w:hAnsi="Times New Roman" w:cs="Times New Roman"/>
            <w:sz w:val="24"/>
            <w:szCs w:val="24"/>
          </w:rPr>
          <w:fldChar w:fldCharType="end"/>
        </w:r>
      </w:hyperlink>
    </w:p>
    <w:p w14:paraId="6FB2F1D1" w14:textId="77777777" w:rsidR="005930ED" w:rsidRDefault="00522E1B">
      <w:pPr>
        <w:jc w:val="center"/>
        <w:rPr>
          <w:rStyle w:val="Hyperlink"/>
          <w:rFonts w:ascii="Times New Roman" w:hAnsi="Times New Roman" w:cs="Times New Roman"/>
          <w:color w:val="000000" w:themeColor="text1"/>
          <w:spacing w:val="5"/>
          <w:sz w:val="24"/>
          <w:szCs w:val="28"/>
          <w:u w:val="none"/>
        </w:rPr>
      </w:pPr>
      <w:r>
        <w:rPr>
          <w:rStyle w:val="Hyperlink"/>
          <w:rFonts w:ascii="Times New Roman" w:hAnsi="Times New Roman" w:cs="Times New Roman"/>
          <w:color w:val="000000" w:themeColor="text1"/>
          <w:spacing w:val="5"/>
          <w:sz w:val="24"/>
          <w:szCs w:val="28"/>
          <w:u w:val="none"/>
        </w:rPr>
        <w:t>Custom Character Generator                                                                       59</w:t>
      </w:r>
    </w:p>
    <w:p w14:paraId="3EF3E1E7" w14:textId="5FAF4100" w:rsidR="005930ED" w:rsidRDefault="00522E1B">
      <w:pPr>
        <w:jc w:val="both"/>
        <w:rPr>
          <w:rStyle w:val="Hyperlink"/>
          <w:rFonts w:ascii="Times New Roman" w:hAnsi="Times New Roman" w:cs="Times New Roman"/>
          <w:b/>
          <w:bCs/>
          <w:color w:val="000000" w:themeColor="text1"/>
          <w:spacing w:val="5"/>
          <w:sz w:val="24"/>
          <w:szCs w:val="28"/>
          <w:u w:val="none"/>
        </w:rPr>
      </w:pPr>
      <w:r>
        <w:rPr>
          <w:rStyle w:val="Hyperlink"/>
          <w:rFonts w:ascii="Times New Roman" w:hAnsi="Times New Roman" w:cs="Times New Roman"/>
          <w:b/>
          <w:bCs/>
          <w:color w:val="000000" w:themeColor="text1"/>
          <w:spacing w:val="5"/>
          <w:sz w:val="24"/>
          <w:szCs w:val="28"/>
          <w:u w:val="none"/>
        </w:rPr>
        <w:t>Chapter-7</w:t>
      </w:r>
    </w:p>
    <w:p w14:paraId="16634EFE" w14:textId="22481038" w:rsidR="0096253B" w:rsidRDefault="0096253B" w:rsidP="0096253B">
      <w:pPr>
        <w:jc w:val="both"/>
        <w:rPr>
          <w:rFonts w:ascii="Times New Roman" w:hAnsi="Times New Roman" w:cs="Times New Roman"/>
          <w:sz w:val="24"/>
          <w:szCs w:val="24"/>
        </w:rPr>
      </w:pPr>
      <w:r>
        <w:rPr>
          <w:rFonts w:ascii="Times New Roman" w:hAnsi="Times New Roman" w:cs="Times New Roman"/>
          <w:b/>
          <w:bCs/>
          <w:sz w:val="24"/>
          <w:szCs w:val="24"/>
        </w:rPr>
        <w:t xml:space="preserve"> </w:t>
      </w:r>
      <w:hyperlink w:anchor="_Toc77271538" w:history="1">
        <w:r>
          <w:rPr>
            <w:rStyle w:val="Hyperlink"/>
            <w:rFonts w:ascii="Times New Roman" w:hAnsi="Times New Roman" w:cs="Times New Roman"/>
            <w:b/>
            <w:bCs/>
            <w:color w:val="000000" w:themeColor="text1"/>
            <w:sz w:val="24"/>
            <w:szCs w:val="28"/>
            <w:u w:val="none"/>
          </w:rPr>
          <w:t xml:space="preserve">       REAL LIFE CONCLUSIONS                                                                                                                                                                        </w:t>
        </w:r>
      </w:hyperlink>
    </w:p>
    <w:p w14:paraId="7ADA310C" w14:textId="25D464B9" w:rsidR="0096253B" w:rsidRDefault="009B3855" w:rsidP="0096253B">
      <w:pPr>
        <w:jc w:val="center"/>
        <w:rPr>
          <w:rFonts w:ascii="Times New Roman" w:hAnsi="Times New Roman" w:cs="Times New Roman"/>
          <w:sz w:val="24"/>
          <w:szCs w:val="24"/>
        </w:rPr>
      </w:pPr>
      <w:hyperlink w:anchor="_Toc77271539" w:history="1">
        <w:r w:rsidR="0096253B">
          <w:rPr>
            <w:rStyle w:val="Hyperlink"/>
            <w:rFonts w:ascii="Times New Roman" w:hAnsi="Times New Roman" w:cs="Times New Roman"/>
            <w:color w:val="000000" w:themeColor="text1"/>
            <w:sz w:val="24"/>
            <w:szCs w:val="28"/>
            <w:u w:val="none"/>
          </w:rPr>
          <w:t xml:space="preserve">7.1. Working Principle                                                                                            </w:t>
        </w:r>
        <w:r w:rsidR="0096253B">
          <w:rPr>
            <w:rFonts w:ascii="Times New Roman" w:hAnsi="Times New Roman" w:cs="Times New Roman"/>
            <w:sz w:val="24"/>
            <w:szCs w:val="24"/>
          </w:rPr>
          <w:fldChar w:fldCharType="begin"/>
        </w:r>
        <w:r w:rsidR="0096253B">
          <w:rPr>
            <w:rFonts w:ascii="Times New Roman" w:hAnsi="Times New Roman" w:cs="Times New Roman"/>
            <w:sz w:val="24"/>
            <w:szCs w:val="24"/>
          </w:rPr>
          <w:instrText xml:space="preserve"> PAGEREF _Toc77271539 \h </w:instrText>
        </w:r>
        <w:r w:rsidR="0096253B">
          <w:rPr>
            <w:rFonts w:ascii="Times New Roman" w:hAnsi="Times New Roman" w:cs="Times New Roman"/>
            <w:sz w:val="24"/>
            <w:szCs w:val="24"/>
          </w:rPr>
        </w:r>
        <w:r w:rsidR="0096253B">
          <w:rPr>
            <w:rFonts w:ascii="Times New Roman" w:hAnsi="Times New Roman" w:cs="Times New Roman"/>
            <w:sz w:val="24"/>
            <w:szCs w:val="24"/>
          </w:rPr>
          <w:fldChar w:fldCharType="separate"/>
        </w:r>
        <w:r w:rsidR="0096253B">
          <w:rPr>
            <w:rFonts w:ascii="Times New Roman" w:hAnsi="Times New Roman" w:cs="Times New Roman"/>
            <w:sz w:val="24"/>
            <w:szCs w:val="24"/>
          </w:rPr>
          <w:t>47</w:t>
        </w:r>
        <w:r w:rsidR="0096253B">
          <w:rPr>
            <w:rFonts w:ascii="Times New Roman" w:hAnsi="Times New Roman" w:cs="Times New Roman"/>
            <w:sz w:val="24"/>
            <w:szCs w:val="24"/>
          </w:rPr>
          <w:fldChar w:fldCharType="end"/>
        </w:r>
      </w:hyperlink>
    </w:p>
    <w:p w14:paraId="1F98A434" w14:textId="1BBEAE56" w:rsidR="0096253B" w:rsidRDefault="009B3855" w:rsidP="0096253B">
      <w:pPr>
        <w:jc w:val="center"/>
        <w:rPr>
          <w:rFonts w:ascii="Times New Roman" w:hAnsi="Times New Roman" w:cs="Times New Roman"/>
          <w:sz w:val="24"/>
          <w:szCs w:val="24"/>
        </w:rPr>
      </w:pPr>
      <w:hyperlink w:anchor="_Toc77271540" w:history="1">
        <w:r w:rsidR="0096253B">
          <w:rPr>
            <w:rStyle w:val="Hyperlink"/>
            <w:rFonts w:ascii="Times New Roman" w:hAnsi="Times New Roman" w:cs="Times New Roman"/>
            <w:color w:val="000000" w:themeColor="text1"/>
            <w:sz w:val="24"/>
            <w:szCs w:val="28"/>
            <w:u w:val="none"/>
          </w:rPr>
          <w:t xml:space="preserve">7.2. Types of Infrared Sensor                                                                                  </w:t>
        </w:r>
        <w:r w:rsidR="0096253B">
          <w:rPr>
            <w:rFonts w:ascii="Times New Roman" w:hAnsi="Times New Roman" w:cs="Times New Roman"/>
            <w:sz w:val="24"/>
            <w:szCs w:val="24"/>
          </w:rPr>
          <w:fldChar w:fldCharType="begin"/>
        </w:r>
        <w:r w:rsidR="0096253B">
          <w:rPr>
            <w:rFonts w:ascii="Times New Roman" w:hAnsi="Times New Roman" w:cs="Times New Roman"/>
            <w:sz w:val="24"/>
            <w:szCs w:val="24"/>
          </w:rPr>
          <w:instrText xml:space="preserve"> PAGEREF _Toc77271540 \h </w:instrText>
        </w:r>
        <w:r w:rsidR="0096253B">
          <w:rPr>
            <w:rFonts w:ascii="Times New Roman" w:hAnsi="Times New Roman" w:cs="Times New Roman"/>
            <w:sz w:val="24"/>
            <w:szCs w:val="24"/>
          </w:rPr>
        </w:r>
        <w:r w:rsidR="0096253B">
          <w:rPr>
            <w:rFonts w:ascii="Times New Roman" w:hAnsi="Times New Roman" w:cs="Times New Roman"/>
            <w:sz w:val="24"/>
            <w:szCs w:val="24"/>
          </w:rPr>
          <w:fldChar w:fldCharType="separate"/>
        </w:r>
        <w:r w:rsidR="0096253B">
          <w:rPr>
            <w:rFonts w:ascii="Times New Roman" w:hAnsi="Times New Roman" w:cs="Times New Roman"/>
            <w:sz w:val="24"/>
            <w:szCs w:val="24"/>
          </w:rPr>
          <w:t>48</w:t>
        </w:r>
        <w:r w:rsidR="0096253B">
          <w:rPr>
            <w:rFonts w:ascii="Times New Roman" w:hAnsi="Times New Roman" w:cs="Times New Roman"/>
            <w:sz w:val="24"/>
            <w:szCs w:val="24"/>
          </w:rPr>
          <w:fldChar w:fldCharType="end"/>
        </w:r>
      </w:hyperlink>
    </w:p>
    <w:p w14:paraId="615D854C" w14:textId="7220EBDA" w:rsidR="0096253B" w:rsidRPr="0096253B" w:rsidRDefault="0096253B" w:rsidP="0096253B">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w:anchor="_Toc77271541" w:history="1">
        <w:r>
          <w:rPr>
            <w:rStyle w:val="Hyperlink"/>
            <w:rFonts w:ascii="Times New Roman" w:hAnsi="Times New Roman" w:cs="Times New Roman"/>
            <w:color w:val="000000" w:themeColor="text1"/>
            <w:sz w:val="24"/>
            <w:szCs w:val="28"/>
            <w:u w:val="none"/>
          </w:rPr>
          <w:t xml:space="preserve">7.3. Active IR Sensor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_Toc77271541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057CF6C0" w14:textId="77777777" w:rsidR="005930ED" w:rsidRDefault="009B3855">
      <w:pPr>
        <w:ind w:left="440" w:hangingChars="200" w:hanging="440"/>
        <w:jc w:val="both"/>
        <w:rPr>
          <w:rFonts w:ascii="Times New Roman" w:hAnsi="Times New Roman" w:cs="Times New Roman"/>
          <w:sz w:val="24"/>
          <w:szCs w:val="24"/>
        </w:rPr>
      </w:pPr>
      <w:hyperlink w:anchor="_Toc77271538" w:history="1">
        <w:r w:rsidR="00522E1B">
          <w:rPr>
            <w:rStyle w:val="Hyperlink"/>
            <w:rFonts w:ascii="Times New Roman" w:hAnsi="Times New Roman" w:cs="Times New Roman"/>
            <w:b/>
            <w:bCs/>
            <w:color w:val="auto"/>
            <w:sz w:val="24"/>
            <w:szCs w:val="24"/>
            <w:u w:val="none"/>
          </w:rPr>
          <w:t>8. REFERENCES</w:t>
        </w:r>
      </w:hyperlink>
    </w:p>
    <w:p w14:paraId="2612E04B" w14:textId="77777777" w:rsidR="005930ED" w:rsidRDefault="005930ED">
      <w:pPr>
        <w:pStyle w:val="TOC2"/>
        <w:tabs>
          <w:tab w:val="right" w:leader="dot" w:pos="9016"/>
        </w:tabs>
        <w:ind w:left="0"/>
        <w:rPr>
          <w:rFonts w:ascii="Times New Roman" w:hAnsi="Times New Roman" w:cs="Times New Roman"/>
          <w:sz w:val="24"/>
          <w:szCs w:val="24"/>
        </w:rPr>
      </w:pPr>
    </w:p>
    <w:p w14:paraId="3D336E18" w14:textId="77777777" w:rsidR="005930ED" w:rsidRDefault="005930ED">
      <w:pPr>
        <w:spacing w:after="0" w:line="360" w:lineRule="auto"/>
        <w:ind w:firstLineChars="1250" w:firstLine="3514"/>
        <w:jc w:val="both"/>
        <w:rPr>
          <w:rFonts w:ascii="Times New Roman" w:hAnsi="Times New Roman" w:cs="Times New Roman"/>
          <w:b/>
          <w:sz w:val="28"/>
          <w:szCs w:val="28"/>
        </w:rPr>
      </w:pPr>
      <w:bookmarkStart w:id="0" w:name="_Toc77271503"/>
    </w:p>
    <w:p w14:paraId="7913682E"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7890A844"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609426C5"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2EA04D54"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56C3495C"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1CE230F4"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2C7CD503"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4C049BCC"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67D9B46D"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25EBB934"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5F2CC02D"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52D578B4"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628482FB"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10A1BF1D"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282D6C8A"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71A9BC07"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179F46D7" w14:textId="77777777" w:rsidR="005930ED" w:rsidRDefault="005930ED">
      <w:pPr>
        <w:spacing w:after="0" w:line="360" w:lineRule="auto"/>
        <w:ind w:firstLineChars="1250" w:firstLine="3514"/>
        <w:jc w:val="both"/>
        <w:rPr>
          <w:rFonts w:ascii="Times New Roman" w:hAnsi="Times New Roman" w:cs="Times New Roman"/>
          <w:b/>
          <w:sz w:val="28"/>
          <w:szCs w:val="28"/>
        </w:rPr>
      </w:pPr>
    </w:p>
    <w:p w14:paraId="546D67F7" w14:textId="77777777" w:rsidR="005930ED" w:rsidRDefault="00522E1B">
      <w:pPr>
        <w:spacing w:after="0" w:line="360" w:lineRule="auto"/>
        <w:ind w:firstLineChars="1250" w:firstLine="3514"/>
        <w:jc w:val="both"/>
        <w:rPr>
          <w:rFonts w:ascii="Times New Roman" w:hAnsi="Times New Roman" w:cs="Times New Roman"/>
          <w:b/>
          <w:sz w:val="28"/>
          <w:szCs w:val="28"/>
        </w:rPr>
      </w:pPr>
      <w:r>
        <w:rPr>
          <w:rFonts w:ascii="Times New Roman" w:hAnsi="Times New Roman" w:cs="Times New Roman"/>
          <w:b/>
          <w:sz w:val="28"/>
          <w:szCs w:val="28"/>
        </w:rPr>
        <w:t>CHAPTER 1</w:t>
      </w:r>
    </w:p>
    <w:p w14:paraId="043A61F9" w14:textId="77777777" w:rsidR="005930ED" w:rsidRDefault="00522E1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14:paraId="4ECD4EDE" w14:textId="77777777" w:rsidR="005930ED" w:rsidRDefault="00522E1B">
      <w:pPr>
        <w:rPr>
          <w:rFonts w:ascii="Times New Roman" w:hAnsi="Times New Roman" w:cs="Times New Roman"/>
          <w:b/>
          <w:bCs/>
          <w:sz w:val="36"/>
          <w:szCs w:val="36"/>
        </w:rPr>
      </w:pPr>
      <w:r>
        <w:rPr>
          <w:rFonts w:ascii="Times New Roman" w:hAnsi="Times New Roman" w:cs="Times New Roman"/>
          <w:b/>
          <w:bCs/>
          <w:sz w:val="32"/>
          <w:szCs w:val="32"/>
        </w:rPr>
        <w:t>1.Insight into ESP32 Features &amp; Using It with Arduino IDE</w:t>
      </w:r>
      <w:bookmarkEnd w:id="0"/>
    </w:p>
    <w:p w14:paraId="35578A71"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02041F1E" wp14:editId="732A69D5">
            <wp:extent cx="5183505" cy="2555240"/>
            <wp:effectExtent l="0" t="0" r="13335" b="5080"/>
            <wp:docPr id="19" name="Picture 19" descr="Tutorial of Programming ESP32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utorial of Programming ESP32 in Arduino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3505" cy="2555240"/>
                    </a:xfrm>
                    <a:prstGeom prst="rect">
                      <a:avLst/>
                    </a:prstGeom>
                    <a:noFill/>
                    <a:ln>
                      <a:noFill/>
                    </a:ln>
                  </pic:spPr>
                </pic:pic>
              </a:graphicData>
            </a:graphic>
          </wp:inline>
        </w:drawing>
      </w:r>
    </w:p>
    <w:p w14:paraId="7A66EB3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Few years back, ESP8266 took the embedded I</w:t>
      </w:r>
      <w:r>
        <w:rPr>
          <w:rFonts w:ascii="Times New Roman" w:hAnsi="Times New Roman" w:cs="Times New Roman"/>
          <w:sz w:val="24"/>
          <w:szCs w:val="24"/>
          <w:lang w:val="en-US"/>
        </w:rPr>
        <w:t>O</w:t>
      </w:r>
      <w:r>
        <w:rPr>
          <w:rFonts w:ascii="Times New Roman" w:hAnsi="Times New Roman" w:cs="Times New Roman"/>
          <w:sz w:val="24"/>
          <w:szCs w:val="24"/>
        </w:rPr>
        <w:t>T world by storm. For less than $3, you could get a programmable, WiFi-enabled micro</w:t>
      </w:r>
      <w:r>
        <w:rPr>
          <w:rFonts w:ascii="Times New Roman" w:hAnsi="Times New Roman" w:cs="Times New Roman"/>
          <w:sz w:val="24"/>
          <w:szCs w:val="24"/>
          <w:lang w:val="en-US"/>
        </w:rPr>
        <w:t xml:space="preserve"> </w:t>
      </w:r>
      <w:r>
        <w:rPr>
          <w:rFonts w:ascii="Times New Roman" w:hAnsi="Times New Roman" w:cs="Times New Roman"/>
          <w:sz w:val="24"/>
          <w:szCs w:val="24"/>
        </w:rPr>
        <w:t>controller being able to monitor and control things from anywhere in the world. Now </w:t>
      </w:r>
      <w:hyperlink r:id="rId11" w:history="1">
        <w:r>
          <w:rPr>
            <w:rFonts w:ascii="Times New Roman" w:hAnsi="Times New Roman" w:cs="Times New Roman"/>
            <w:sz w:val="24"/>
            <w:szCs w:val="24"/>
          </w:rPr>
          <w:t>Espressif</w:t>
        </w:r>
      </w:hyperlink>
      <w:r>
        <w:rPr>
          <w:rFonts w:ascii="Times New Roman" w:hAnsi="Times New Roman" w:cs="Times New Roman"/>
          <w:sz w:val="24"/>
          <w:szCs w:val="24"/>
        </w:rPr>
        <w:t> (The semiconductor company behind the ESP8266) has released a perfect super-charged upgrade: the ESP32. Being successor to ESP8266; not only does it have a WiFi support, but it also features Bluetooth 4.0 (BLE/Bluetooth Smart) – perfect for just about any I</w:t>
      </w:r>
      <w:r>
        <w:rPr>
          <w:rFonts w:ascii="Times New Roman" w:hAnsi="Times New Roman" w:cs="Times New Roman"/>
          <w:sz w:val="24"/>
          <w:szCs w:val="24"/>
          <w:lang w:val="en-US"/>
        </w:rPr>
        <w:t>O</w:t>
      </w:r>
      <w:r>
        <w:rPr>
          <w:rFonts w:ascii="Times New Roman" w:hAnsi="Times New Roman" w:cs="Times New Roman"/>
          <w:sz w:val="24"/>
          <w:szCs w:val="24"/>
        </w:rPr>
        <w:t>T project.</w:t>
      </w:r>
    </w:p>
    <w:p w14:paraId="59597DFB" w14:textId="77777777" w:rsidR="005930ED" w:rsidRDefault="00522E1B">
      <w:pPr>
        <w:rPr>
          <w:rFonts w:ascii="Times New Roman" w:hAnsi="Times New Roman" w:cs="Times New Roman"/>
          <w:b/>
          <w:bCs/>
          <w:sz w:val="28"/>
          <w:szCs w:val="28"/>
        </w:rPr>
      </w:pPr>
      <w:bookmarkStart w:id="1" w:name="_Toc77271504"/>
      <w:r>
        <w:rPr>
          <w:rFonts w:ascii="Times New Roman" w:hAnsi="Times New Roman" w:cs="Times New Roman"/>
          <w:b/>
          <w:bCs/>
          <w:sz w:val="28"/>
          <w:szCs w:val="28"/>
        </w:rPr>
        <w:t>1.1.ESP-WROOM-32 Module</w:t>
      </w:r>
      <w:bookmarkEnd w:id="1"/>
    </w:p>
    <w:p w14:paraId="5942F5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development board equips the ESP-WROOM-32 module containing Tensilica Xtensa® Dual-Core 32-bit LX6 microprocessor. This processor is similar to the ESP8266 but has two CPU cores (can be individually controlled), operates at 80 to 240 MHz adjustable clock frequency and performs at up to 600 DMIPS (Dhrystone Million Instructions Per Second).</w:t>
      </w:r>
    </w:p>
    <w:p w14:paraId="78D4F2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ESP-WROOM-32 Chip</w:t>
      </w:r>
    </w:p>
    <w:p w14:paraId="1C6C0019" w14:textId="77777777" w:rsidR="005930ED" w:rsidRDefault="00522E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Xtensa® Dual-Core 32-bit LX6</w:t>
      </w:r>
    </w:p>
    <w:p w14:paraId="764C863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Upto 240MHz Clock Freq.</w:t>
      </w:r>
    </w:p>
    <w:p w14:paraId="70C4C7BC" w14:textId="77777777" w:rsidR="005930ED" w:rsidRDefault="00522E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520kB internal SRAM</w:t>
      </w:r>
    </w:p>
    <w:p w14:paraId="482F718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4MB external flash</w:t>
      </w:r>
    </w:p>
    <w:p w14:paraId="5F224597" w14:textId="77777777" w:rsidR="005930ED" w:rsidRDefault="00522E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802.11b/g/n Wi-Fi transceiver</w:t>
      </w:r>
    </w:p>
    <w:p w14:paraId="40D4A8F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Bluetooth 4.2/BLE</w:t>
      </w:r>
    </w:p>
    <w:p w14:paraId="3963EAC5"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3D2B0977" wp14:editId="3716F92A">
            <wp:extent cx="4953000" cy="2614930"/>
            <wp:effectExtent l="0" t="0" r="0" b="6350"/>
            <wp:docPr id="18" name="Picture 18" descr="ESP32 Hardware Specifications - ESP-WROOM-32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SP32 Hardware Specifications - ESP-WROOM-32 Ch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53000" cy="2614930"/>
                    </a:xfrm>
                    <a:prstGeom prst="rect">
                      <a:avLst/>
                    </a:prstGeom>
                    <a:noFill/>
                    <a:ln>
                      <a:noFill/>
                    </a:ln>
                  </pic:spPr>
                </pic:pic>
              </a:graphicData>
            </a:graphic>
          </wp:inline>
        </w:drawing>
      </w:r>
    </w:p>
    <w:p w14:paraId="493260E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There’s also 448 KB of ROM, 520 KB of SRAM and 4MB of Flash memory (for program and data storage) just enough to cope with the large strings that make up web pages, JSON/XML data, and everything we throw at IoT devices nowadays.</w:t>
      </w:r>
    </w:p>
    <w:p w14:paraId="2CBB855C" w14:textId="245FB61D"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ESP32 Integrates 802.11b/g/n HT40 Wi-Fi transceiver, so it can not only connect to a WiFi network and interact with the Internet, but it can also set up a network of its own, allowing other devices to connect directly to it. The ESP32 supports </w:t>
      </w:r>
      <w:hyperlink r:id="rId13" w:history="1">
        <w:r w:rsidR="00CE7C5B">
          <w:rPr>
            <w:rFonts w:ascii="Times New Roman" w:hAnsi="Times New Roman" w:cs="Times New Roman"/>
            <w:sz w:val="24"/>
            <w:szCs w:val="24"/>
          </w:rPr>
          <w:t>WIFI</w:t>
        </w:r>
        <w:r>
          <w:rPr>
            <w:rFonts w:ascii="Times New Roman" w:hAnsi="Times New Roman" w:cs="Times New Roman"/>
            <w:sz w:val="24"/>
            <w:szCs w:val="24"/>
          </w:rPr>
          <w:t xml:space="preserve"> Direct</w:t>
        </w:r>
      </w:hyperlink>
      <w:r>
        <w:rPr>
          <w:rFonts w:ascii="Times New Roman" w:hAnsi="Times New Roman" w:cs="Times New Roman"/>
          <w:sz w:val="24"/>
          <w:szCs w:val="24"/>
        </w:rPr>
        <w:t> as well, which is a good option for peer-to-peer connection without the need of an access point. The WiFi Direct is easier to setup and the data transfer speeds are much better than Bluetooth.</w:t>
      </w:r>
    </w:p>
    <w:p w14:paraId="30F7EA4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chip also has dual mode Bluetooth capabilities, meaning it supports both Bluetooth 4.0 (BLE/Bluetooth Smart) and Bluetooth Classic (BT), making it even more versatile.</w:t>
      </w:r>
    </w:p>
    <w:p w14:paraId="31E43137" w14:textId="77777777" w:rsidR="005930ED" w:rsidRDefault="00522E1B">
      <w:pPr>
        <w:jc w:val="both"/>
        <w:rPr>
          <w:rFonts w:ascii="Times New Roman" w:hAnsi="Times New Roman" w:cs="Times New Roman"/>
          <w:b/>
          <w:bCs/>
          <w:sz w:val="28"/>
          <w:szCs w:val="28"/>
        </w:rPr>
      </w:pPr>
      <w:bookmarkStart w:id="2" w:name="_Toc77271505"/>
      <w:r>
        <w:rPr>
          <w:rFonts w:ascii="Times New Roman" w:hAnsi="Times New Roman" w:cs="Times New Roman"/>
          <w:b/>
          <w:bCs/>
          <w:sz w:val="28"/>
          <w:szCs w:val="28"/>
        </w:rPr>
        <w:t>1.</w:t>
      </w:r>
      <w:proofErr w:type="gramStart"/>
      <w:r>
        <w:rPr>
          <w:rFonts w:ascii="Times New Roman" w:hAnsi="Times New Roman" w:cs="Times New Roman"/>
          <w:b/>
          <w:bCs/>
          <w:sz w:val="28"/>
          <w:szCs w:val="28"/>
        </w:rPr>
        <w:t>2.Power</w:t>
      </w:r>
      <w:proofErr w:type="gramEnd"/>
      <w:r>
        <w:rPr>
          <w:rFonts w:ascii="Times New Roman" w:hAnsi="Times New Roman" w:cs="Times New Roman"/>
          <w:b/>
          <w:bCs/>
          <w:sz w:val="28"/>
          <w:szCs w:val="28"/>
        </w:rPr>
        <w:t xml:space="preserve"> Requirement</w:t>
      </w:r>
      <w:bookmarkEnd w:id="2"/>
    </w:p>
    <w:p w14:paraId="1A40C90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As the operating voltage range of ESP32 is 2.2V to 3.6V, the board comes with a LDO voltage regulator to keep the voltage steady at 3.3V. It can reliably supply up to 600mA, which should be more than enough when ESP32 pulls as much as </w:t>
      </w:r>
      <w:hyperlink r:id="rId14" w:history="1">
        <w:r>
          <w:rPr>
            <w:rFonts w:ascii="Times New Roman" w:hAnsi="Times New Roman" w:cs="Times New Roman"/>
            <w:sz w:val="24"/>
            <w:szCs w:val="24"/>
          </w:rPr>
          <w:t>250mA during RF transmissions</w:t>
        </w:r>
      </w:hyperlink>
      <w:r>
        <w:rPr>
          <w:rFonts w:ascii="Times New Roman" w:hAnsi="Times New Roman" w:cs="Times New Roman"/>
          <w:sz w:val="24"/>
          <w:szCs w:val="24"/>
        </w:rPr>
        <w:t>. The output of the regulator is also broken out to one of the sides of the board and labeled as 3V3. This pin can be used to supply power to external components.</w:t>
      </w:r>
    </w:p>
    <w:p w14:paraId="426CADF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Power Requirement</w:t>
      </w:r>
    </w:p>
    <w:p w14:paraId="5E59CA5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Operating Voltage: 2.2V to 3.6V</w:t>
      </w:r>
    </w:p>
    <w:p w14:paraId="35B3887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On-board 3.3V 600mA regulator</w:t>
      </w:r>
    </w:p>
    <w:p w14:paraId="43877E3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5 µA during Sleep Mode</w:t>
      </w:r>
    </w:p>
    <w:p w14:paraId="40030D2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250mA during RF transmissions</w:t>
      </w:r>
    </w:p>
    <w:p w14:paraId="501B8773"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07619F6C" wp14:editId="472D9992">
            <wp:extent cx="5135880" cy="2918460"/>
            <wp:effectExtent l="0" t="0" r="0" b="7620"/>
            <wp:docPr id="17" name="Picture 17" descr="ESP32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SP32 Hardware Specifications - Power Supp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35880" cy="2918460"/>
                    </a:xfrm>
                    <a:prstGeom prst="rect">
                      <a:avLst/>
                    </a:prstGeom>
                    <a:noFill/>
                    <a:ln>
                      <a:noFill/>
                    </a:ln>
                  </pic:spPr>
                </pic:pic>
              </a:graphicData>
            </a:graphic>
          </wp:inline>
        </w:drawing>
      </w:r>
    </w:p>
    <w:p w14:paraId="4B28262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Power to the ESP32 development board is supplied via the on-board MicroB USB connector. Alternatively, if you have a regulated 5V voltage source, the VIN pin can be used to directly supply the ESP32 and its peripherals.</w:t>
      </w:r>
    </w:p>
    <w:p w14:paraId="5E4CD580"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sleep current of the ESP32 chip is less than 5 µA, making it suitable for battery powered and wearable electronics applications.</w:t>
      </w:r>
    </w:p>
    <w:p w14:paraId="44A76A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Warning:</w:t>
      </w:r>
    </w:p>
    <w:p w14:paraId="65BA7DB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ESP32 requires a 3.3V power supply and 3.3V logic levels for communication. The GPIO pins are not 5V-tolerant! If you want to interface the board with 5V (or higher) components, you’ll need to do some level shifting.</w:t>
      </w:r>
    </w:p>
    <w:p w14:paraId="3E74C2FF" w14:textId="77777777" w:rsidR="005930ED" w:rsidRDefault="00522E1B">
      <w:pPr>
        <w:jc w:val="both"/>
        <w:rPr>
          <w:rFonts w:ascii="Times New Roman" w:hAnsi="Times New Roman" w:cs="Times New Roman"/>
          <w:b/>
          <w:bCs/>
          <w:sz w:val="28"/>
          <w:szCs w:val="28"/>
        </w:rPr>
      </w:pPr>
      <w:bookmarkStart w:id="3" w:name="_Toc77271506"/>
      <w:r>
        <w:rPr>
          <w:rFonts w:ascii="Times New Roman" w:hAnsi="Times New Roman" w:cs="Times New Roman"/>
          <w:b/>
          <w:bCs/>
          <w:sz w:val="28"/>
          <w:szCs w:val="28"/>
        </w:rPr>
        <w:t>1.</w:t>
      </w:r>
      <w:proofErr w:type="gramStart"/>
      <w:r>
        <w:rPr>
          <w:rFonts w:ascii="Times New Roman" w:hAnsi="Times New Roman" w:cs="Times New Roman"/>
          <w:b/>
          <w:bCs/>
          <w:sz w:val="28"/>
          <w:szCs w:val="28"/>
        </w:rPr>
        <w:t>3.Peripherals</w:t>
      </w:r>
      <w:proofErr w:type="gramEnd"/>
      <w:r>
        <w:rPr>
          <w:rFonts w:ascii="Times New Roman" w:hAnsi="Times New Roman" w:cs="Times New Roman"/>
          <w:b/>
          <w:bCs/>
          <w:sz w:val="28"/>
          <w:szCs w:val="28"/>
        </w:rPr>
        <w:t xml:space="preserve"> and I/O</w:t>
      </w:r>
      <w:bookmarkEnd w:id="3"/>
    </w:p>
    <w:p w14:paraId="2069865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Although the ESP32 has total 48 GPIO pins, only 25 of them are broken out to the pin headers on both sides of the development board. These pins can be assigned to all sorts of peripheral duties, including:</w:t>
      </w:r>
    </w:p>
    <w:p w14:paraId="0B54231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15 ADC channels – 15 channels of 12-bit SAR ADC’s. The ADC range can be set, in firmware, to either 0-1V, 0-1.4V, 0-2V, or 0-4V</w:t>
      </w:r>
    </w:p>
    <w:p w14:paraId="35D398A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 UART interfaces – 2 UART interfaces. One is used to load code serially. They feature flow control, and support IrDA too!</w:t>
      </w:r>
    </w:p>
    <w:p w14:paraId="119504D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25 PWM outputs – 25 channels of PWM pins for dimming LEDs or controlling motors.</w:t>
      </w:r>
    </w:p>
    <w:p w14:paraId="1CE72D0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 DAC channels – 8-bit DACs to produce true analog voltages.</w:t>
      </w:r>
    </w:p>
    <w:p w14:paraId="6BB6601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SPI, I2C &amp; I2S interface – There are 3 SPI and 1 I2C interfaces to hook up all sorts of sensors and peripherals, plus two I2S interfaces if you want to add sound to your project.</w:t>
      </w:r>
    </w:p>
    <w:p w14:paraId="4E9165AA" w14:textId="77777777" w:rsidR="005930ED" w:rsidRDefault="00522E1B">
      <w:pPr>
        <w:jc w:val="both"/>
        <w:rPr>
          <w:rFonts w:ascii="Times New Roman" w:hAnsi="Times New Roman" w:cs="Times New Roman"/>
          <w:sz w:val="24"/>
          <w:szCs w:val="24"/>
        </w:rPr>
      </w:pPr>
      <w:r>
        <w:rPr>
          <w:rFonts w:ascii="Times New Roman" w:hAnsi="Times New Roman" w:cs="Times New Roman"/>
          <w:noProof/>
        </w:rPr>
        <w:drawing>
          <wp:anchor distT="0" distB="0" distL="0" distR="0" simplePos="0" relativeHeight="251660288" behindDoc="1" locked="0" layoutInCell="1" allowOverlap="1" wp14:anchorId="3B695DBE" wp14:editId="543E047C">
            <wp:simplePos x="0" y="0"/>
            <wp:positionH relativeFrom="column">
              <wp:posOffset>2247900</wp:posOffset>
            </wp:positionH>
            <wp:positionV relativeFrom="paragraph">
              <wp:posOffset>240665</wp:posOffset>
            </wp:positionV>
            <wp:extent cx="3040380" cy="2113280"/>
            <wp:effectExtent l="0" t="0" r="7620" b="35560"/>
            <wp:wrapThrough wrapText="bothSides">
              <wp:wrapPolygon edited="0">
                <wp:start x="0" y="0"/>
                <wp:lineTo x="0" y="21496"/>
                <wp:lineTo x="21546" y="21496"/>
                <wp:lineTo x="21546" y="0"/>
                <wp:lineTo x="0" y="0"/>
              </wp:wrapPolygon>
            </wp:wrapThrough>
            <wp:docPr id="16" name="Picture 16" descr="ESP32 Hardware Specifications - Multiplexed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SP32 Hardware Specifications - Multiplexed GPIO p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40380" cy="2113280"/>
                    </a:xfrm>
                    <a:prstGeom prst="rect">
                      <a:avLst/>
                    </a:prstGeom>
                    <a:noFill/>
                    <a:ln>
                      <a:noFill/>
                    </a:ln>
                  </pic:spPr>
                </pic:pic>
              </a:graphicData>
            </a:graphic>
          </wp:anchor>
        </w:drawing>
      </w:r>
      <w:r>
        <w:rPr>
          <w:rFonts w:ascii="Times New Roman" w:hAnsi="Times New Roman" w:cs="Times New Roman"/>
          <w:sz w:val="24"/>
          <w:szCs w:val="24"/>
        </w:rPr>
        <w:t>9 Touch Pads – 9 GPIOs feature capacitive touch sensing.</w:t>
      </w:r>
    </w:p>
    <w:p w14:paraId="3AF608C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Multiplexed I/Os</w:t>
      </w:r>
    </w:p>
    <w:p w14:paraId="0BBC2C0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15 ADC channels</w:t>
      </w:r>
    </w:p>
    <w:p w14:paraId="4CF147E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 UART interfaces</w:t>
      </w:r>
    </w:p>
    <w:p w14:paraId="5F5F65F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25 PWM outputs</w:t>
      </w:r>
    </w:p>
    <w:p w14:paraId="69D6BB4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 DAC channels</w:t>
      </w:r>
    </w:p>
    <w:p w14:paraId="6DDB356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SPI, I2C &amp; I2S interface</w:t>
      </w:r>
    </w:p>
    <w:p w14:paraId="0D9CD3D7" w14:textId="77777777" w:rsidR="005930ED" w:rsidRDefault="00522E1B">
      <w:pPr>
        <w:jc w:val="both"/>
        <w:rPr>
          <w:rFonts w:ascii="Times New Roman" w:hAnsi="Times New Roman" w:cs="Times New Roman"/>
        </w:rPr>
      </w:pPr>
      <w:r>
        <w:rPr>
          <w:rFonts w:ascii="Times New Roman" w:hAnsi="Times New Roman" w:cs="Times New Roman"/>
          <w:sz w:val="24"/>
          <w:szCs w:val="24"/>
        </w:rPr>
        <w:t>9 Touch Pads</w:t>
      </w:r>
    </w:p>
    <w:p w14:paraId="547798B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Thanks to the ESP32’s pin multiplexing feature (Multiple peripherals multiplexed on a single GPIO pin). Meaning a single GPIO pin can act as an ADC input/DAC output/Touch pad.</w:t>
      </w:r>
    </w:p>
    <w:p w14:paraId="0B2AE533" w14:textId="77777777" w:rsidR="005930ED" w:rsidRDefault="00522E1B">
      <w:pPr>
        <w:jc w:val="both"/>
        <w:rPr>
          <w:rFonts w:ascii="Times New Roman" w:hAnsi="Times New Roman" w:cs="Times New Roman"/>
          <w:b/>
          <w:bCs/>
          <w:sz w:val="28"/>
          <w:szCs w:val="28"/>
        </w:rPr>
      </w:pPr>
      <w:bookmarkStart w:id="4" w:name="_Toc77271507"/>
      <w:r>
        <w:rPr>
          <w:rFonts w:ascii="Times New Roman" w:hAnsi="Times New Roman" w:cs="Times New Roman"/>
          <w:b/>
          <w:bCs/>
          <w:sz w:val="28"/>
          <w:szCs w:val="28"/>
        </w:rPr>
        <w:t>1.3.</w:t>
      </w:r>
      <w:proofErr w:type="gramStart"/>
      <w:r>
        <w:rPr>
          <w:rFonts w:ascii="Times New Roman" w:hAnsi="Times New Roman" w:cs="Times New Roman"/>
          <w:b/>
          <w:bCs/>
          <w:sz w:val="28"/>
          <w:szCs w:val="28"/>
        </w:rPr>
        <w:t>1.Input</w:t>
      </w:r>
      <w:proofErr w:type="gramEnd"/>
      <w:r>
        <w:rPr>
          <w:rFonts w:ascii="Times New Roman" w:hAnsi="Times New Roman" w:cs="Times New Roman"/>
          <w:b/>
          <w:bCs/>
          <w:sz w:val="28"/>
          <w:szCs w:val="28"/>
        </w:rPr>
        <w:t xml:space="preserve"> Only GPIOs</w:t>
      </w:r>
      <w:bookmarkEnd w:id="4"/>
    </w:p>
    <w:p w14:paraId="07A78FE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Pin D34, D35, VP and VN cannot be configured as outputs, but they can be used as either digital inputs, analog inputs, or for other unique purposes. Also note that they do not have internal pull-up or pull-down resistors, like the other GPIO pins.</w:t>
      </w:r>
    </w:p>
    <w:p w14:paraId="42483123"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GPIO pins VP and VN are an integral part of the ultra-low-noise pre-amplifier for the ADC, which help to configure the sampling time and noise of the pre-amp.</w:t>
      </w:r>
    </w:p>
    <w:p w14:paraId="6691E999" w14:textId="77777777" w:rsidR="005930ED" w:rsidRDefault="00522E1B">
      <w:pPr>
        <w:jc w:val="both"/>
        <w:rPr>
          <w:rFonts w:ascii="Times New Roman" w:hAnsi="Times New Roman" w:cs="Times New Roman"/>
          <w:sz w:val="24"/>
          <w:szCs w:val="24"/>
        </w:rPr>
      </w:pPr>
      <w:bookmarkStart w:id="5" w:name="_Toc77271508"/>
      <w:r>
        <w:rPr>
          <w:rFonts w:ascii="Times New Roman" w:hAnsi="Times New Roman" w:cs="Times New Roman"/>
          <w:b/>
          <w:bCs/>
          <w:sz w:val="28"/>
          <w:szCs w:val="28"/>
        </w:rPr>
        <w:t>1.</w:t>
      </w:r>
      <w:proofErr w:type="gramStart"/>
      <w:r>
        <w:rPr>
          <w:rFonts w:ascii="Times New Roman" w:hAnsi="Times New Roman" w:cs="Times New Roman"/>
          <w:b/>
          <w:bCs/>
          <w:sz w:val="28"/>
          <w:szCs w:val="28"/>
        </w:rPr>
        <w:t>4.On</w:t>
      </w:r>
      <w:proofErr w:type="gramEnd"/>
      <w:r>
        <w:rPr>
          <w:rFonts w:ascii="Times New Roman" w:hAnsi="Times New Roman" w:cs="Times New Roman"/>
          <w:b/>
          <w:bCs/>
          <w:sz w:val="28"/>
          <w:szCs w:val="28"/>
        </w:rPr>
        <w:t>-board Switches &amp; LED Indicators</w:t>
      </w:r>
      <w:bookmarkEnd w:id="5"/>
    </w:p>
    <w:p w14:paraId="06BB834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The ESP32 development board features two buttons. One marked as EN located on the top left corner is the Reset button, used of course to reset the ESP32 chip. The other Boot button on the bottom left corner is the download button used while downloading the new sketch/programs.</w:t>
      </w:r>
    </w:p>
    <w:p w14:paraId="62A7F57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Switches &amp; Indicators</w:t>
      </w:r>
    </w:p>
    <w:p w14:paraId="6080925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EN – Reset the ESP32 chip</w:t>
      </w:r>
    </w:p>
    <w:p w14:paraId="3F7A478E"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Boot – Download new programs</w:t>
      </w:r>
    </w:p>
    <w:p w14:paraId="5117DE6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Red LED – Power Indicator</w:t>
      </w:r>
    </w:p>
    <w:p w14:paraId="1BBC5B7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Blue LED – User Programmable</w:t>
      </w:r>
    </w:p>
    <w:p w14:paraId="240D4DE7"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6A3EE74E" wp14:editId="0A3C8883">
            <wp:extent cx="3832860" cy="2887980"/>
            <wp:effectExtent l="0" t="0" r="7620" b="7620"/>
            <wp:docPr id="15" name="Picture 15" descr="ESP32 Hardware Specifications - Reset Boot Buttons &amp; LED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SP32 Hardware Specifications - Reset Boot Buttons &amp; LED Indica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32860" cy="2887980"/>
                    </a:xfrm>
                    <a:prstGeom prst="rect">
                      <a:avLst/>
                    </a:prstGeom>
                    <a:noFill/>
                    <a:ln>
                      <a:noFill/>
                    </a:ln>
                  </pic:spPr>
                </pic:pic>
              </a:graphicData>
            </a:graphic>
          </wp:inline>
        </w:drawing>
      </w:r>
    </w:p>
    <w:p w14:paraId="2D726BD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board also has 2 LED indicators viz. Red LED &amp; Blue LED. A Red LED indicates that the board is powered up and has 3.3V from the regulator. The Blue LED is user programmable and is connected to the D2 pin of the board.</w:t>
      </w:r>
    </w:p>
    <w:p w14:paraId="199EDCB0" w14:textId="77777777" w:rsidR="005930ED" w:rsidRDefault="00522E1B">
      <w:pPr>
        <w:jc w:val="both"/>
        <w:rPr>
          <w:rFonts w:ascii="Times New Roman" w:hAnsi="Times New Roman" w:cs="Times New Roman"/>
          <w:b/>
          <w:bCs/>
          <w:sz w:val="28"/>
          <w:szCs w:val="28"/>
        </w:rPr>
      </w:pPr>
      <w:bookmarkStart w:id="6" w:name="_Toc77271509"/>
      <w:r>
        <w:rPr>
          <w:rFonts w:ascii="Times New Roman" w:hAnsi="Times New Roman" w:cs="Times New Roman"/>
          <w:b/>
          <w:bCs/>
          <w:sz w:val="28"/>
          <w:szCs w:val="28"/>
        </w:rPr>
        <w:t>1.</w:t>
      </w:r>
      <w:proofErr w:type="gramStart"/>
      <w:r>
        <w:rPr>
          <w:rFonts w:ascii="Times New Roman" w:hAnsi="Times New Roman" w:cs="Times New Roman"/>
          <w:b/>
          <w:bCs/>
          <w:sz w:val="28"/>
          <w:szCs w:val="28"/>
        </w:rPr>
        <w:t>5.Serial</w:t>
      </w:r>
      <w:proofErr w:type="gramEnd"/>
      <w:r>
        <w:rPr>
          <w:rFonts w:ascii="Times New Roman" w:hAnsi="Times New Roman" w:cs="Times New Roman"/>
          <w:b/>
          <w:bCs/>
          <w:sz w:val="28"/>
          <w:szCs w:val="28"/>
        </w:rPr>
        <w:t xml:space="preserve"> Communication</w:t>
      </w:r>
      <w:bookmarkEnd w:id="6"/>
    </w:p>
    <w:p w14:paraId="7E85026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board includes CP2102 USB-to-UART Bridge Controller from </w:t>
      </w:r>
      <w:hyperlink r:id="rId18" w:history="1">
        <w:r>
          <w:rPr>
            <w:rFonts w:ascii="Times New Roman" w:hAnsi="Times New Roman" w:cs="Times New Roman"/>
            <w:sz w:val="24"/>
            <w:szCs w:val="24"/>
          </w:rPr>
          <w:t>Silicon Labs</w:t>
        </w:r>
      </w:hyperlink>
      <w:r>
        <w:rPr>
          <w:rFonts w:ascii="Times New Roman" w:hAnsi="Times New Roman" w:cs="Times New Roman"/>
          <w:sz w:val="24"/>
          <w:szCs w:val="24"/>
        </w:rPr>
        <w:t>, which converts USB signal to serial and allows your computer to program and communicate with the ESP32 chip.</w:t>
      </w:r>
    </w:p>
    <w:p w14:paraId="4FBA520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Serial Communication</w:t>
      </w:r>
    </w:p>
    <w:p w14:paraId="39E8E4E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CP2102 USB-to-UART converter</w:t>
      </w:r>
    </w:p>
    <w:p w14:paraId="36A1508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5 Mbps communication speed</w:t>
      </w:r>
    </w:p>
    <w:p w14:paraId="659AF4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IrDA support</w:t>
      </w:r>
    </w:p>
    <w:p w14:paraId="04AD56C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have an older version of CP2102 driver installed on your PC, we recommend upgrading now.</w:t>
      </w:r>
    </w:p>
    <w:p w14:paraId="08E7CE84" w14:textId="77777777" w:rsidR="005930ED" w:rsidRDefault="009B3855">
      <w:pPr>
        <w:jc w:val="both"/>
        <w:rPr>
          <w:rFonts w:ascii="Times New Roman" w:hAnsi="Times New Roman" w:cs="Times New Roman"/>
          <w:sz w:val="24"/>
          <w:szCs w:val="24"/>
        </w:rPr>
      </w:pPr>
      <w:hyperlink r:id="rId19" w:tgtFrame="_blank" w:history="1">
        <w:r w:rsidR="00522E1B">
          <w:rPr>
            <w:rFonts w:ascii="Times New Roman" w:hAnsi="Times New Roman" w:cs="Times New Roman"/>
            <w:sz w:val="24"/>
            <w:szCs w:val="24"/>
          </w:rPr>
          <w:t>CP2102 Driver</w:t>
        </w:r>
      </w:hyperlink>
    </w:p>
    <w:p w14:paraId="3FEA61D7" w14:textId="77777777" w:rsidR="005930ED" w:rsidRDefault="005930ED">
      <w:pPr>
        <w:jc w:val="both"/>
        <w:rPr>
          <w:rFonts w:ascii="Times New Roman" w:hAnsi="Times New Roman" w:cs="Times New Roman"/>
          <w:sz w:val="24"/>
          <w:szCs w:val="24"/>
        </w:rPr>
      </w:pPr>
    </w:p>
    <w:p w14:paraId="1DB83E50"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4F4DAFA7" wp14:editId="72587DFF">
            <wp:extent cx="4774565" cy="1850390"/>
            <wp:effectExtent l="0" t="0" r="10795" b="8890"/>
            <wp:docPr id="14" name="Picture 14" descr="ESP32 Hardware Specifications - USB to TTL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SP32 Hardware Specifications - USB to TTL Conver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74565" cy="1850390"/>
                    </a:xfrm>
                    <a:prstGeom prst="rect">
                      <a:avLst/>
                    </a:prstGeom>
                    <a:noFill/>
                    <a:ln>
                      <a:noFill/>
                    </a:ln>
                  </pic:spPr>
                </pic:pic>
              </a:graphicData>
            </a:graphic>
          </wp:inline>
        </w:drawing>
      </w:r>
    </w:p>
    <w:p w14:paraId="403B484C" w14:textId="77777777" w:rsidR="005930ED" w:rsidRDefault="00522E1B">
      <w:pPr>
        <w:jc w:val="both"/>
        <w:rPr>
          <w:rFonts w:ascii="Times New Roman" w:hAnsi="Times New Roman" w:cs="Times New Roman"/>
        </w:rPr>
      </w:pPr>
      <w:bookmarkStart w:id="7" w:name="_Toc77271510"/>
      <w:r>
        <w:rPr>
          <w:rFonts w:ascii="Times New Roman" w:hAnsi="Times New Roman" w:cs="Times New Roman"/>
          <w:b/>
          <w:bCs/>
          <w:sz w:val="28"/>
          <w:szCs w:val="28"/>
        </w:rPr>
        <w:t>1.</w:t>
      </w:r>
      <w:proofErr w:type="gramStart"/>
      <w:r>
        <w:rPr>
          <w:rFonts w:ascii="Times New Roman" w:hAnsi="Times New Roman" w:cs="Times New Roman"/>
          <w:b/>
          <w:bCs/>
          <w:sz w:val="28"/>
          <w:szCs w:val="28"/>
        </w:rPr>
        <w:t>6.ESP</w:t>
      </w:r>
      <w:proofErr w:type="gramEnd"/>
      <w:r>
        <w:rPr>
          <w:rFonts w:ascii="Times New Roman" w:hAnsi="Times New Roman" w:cs="Times New Roman"/>
          <w:b/>
          <w:bCs/>
          <w:sz w:val="28"/>
          <w:szCs w:val="28"/>
        </w:rPr>
        <w:t>32 Development Board Pinout</w:t>
      </w:r>
      <w:bookmarkEnd w:id="7"/>
    </w:p>
    <w:p w14:paraId="3D515F2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ESP32 development board has total 30 pins that interface it to the outside world. The connections are as follows:</w:t>
      </w:r>
    </w:p>
    <w:p w14:paraId="75BC494F"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47E681CB" wp14:editId="710E20C9">
            <wp:extent cx="6630670" cy="3382645"/>
            <wp:effectExtent l="0" t="0" r="0" b="635"/>
            <wp:docPr id="13" name="Picture 13" descr="ESP32 Development Boar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SP32 Development Board Pinout"/>
                    <pic:cNvPicPr>
                      <a:picLocks noChangeAspect="1" noChangeArrowheads="1"/>
                    </pic:cNvPicPr>
                  </pic:nvPicPr>
                  <pic:blipFill>
                    <a:blip r:embed="rId21">
                      <a:extLst>
                        <a:ext uri="{28A0092B-C50C-407E-A947-70E740481C1C}">
                          <a14:useLocalDpi xmlns:a14="http://schemas.microsoft.com/office/drawing/2010/main" val="0"/>
                        </a:ext>
                      </a:extLst>
                    </a:blip>
                    <a:srcRect l="5" t="-333" r="-19123" b="11726"/>
                    <a:stretch>
                      <a:fillRect/>
                    </a:stretch>
                  </pic:blipFill>
                  <pic:spPr>
                    <a:xfrm>
                      <a:off x="0" y="0"/>
                      <a:ext cx="6630670" cy="3382645"/>
                    </a:xfrm>
                    <a:prstGeom prst="rect">
                      <a:avLst/>
                    </a:prstGeom>
                    <a:noFill/>
                    <a:ln>
                      <a:noFill/>
                    </a:ln>
                  </pic:spPr>
                </pic:pic>
              </a:graphicData>
            </a:graphic>
          </wp:inline>
        </w:drawing>
      </w:r>
    </w:p>
    <w:p w14:paraId="53555C5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For the sake of simplicity, we will make groups of pins with similar functionalities.</w:t>
      </w:r>
    </w:p>
    <w:p w14:paraId="0CC4BDE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Power Pins There are two power pins viz. VIN pin &amp; 3.3V pin. The VIN pin can be used to directly supply the ESP32 and its peripherals, if you have a regulated 5V voltage source. The 3.3V pin is the output of an on-board voltage regulator. This pin can be used to supply power to external components.</w:t>
      </w:r>
    </w:p>
    <w:p w14:paraId="72B59B7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GND is a ground pin of ESP32 development board.</w:t>
      </w:r>
    </w:p>
    <w:p w14:paraId="3C19CA3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Arduino Pins are nothing but ESP32’s hardware I2C and SPI pins to hook up all sorts of sensors and peripherals in your project.</w:t>
      </w:r>
    </w:p>
    <w:p w14:paraId="446FA3C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GPIO Pins ESP32 development board has 25 GPIO pins which can be assigned to various functions programmatically. Each digital enabled GPIO can be configured to internal pull-up or pull-down, or set to high impedance. When configured as an input, it can also be set to edge-trigger or level-trigger to generate CPU interrupts.</w:t>
      </w:r>
    </w:p>
    <w:p w14:paraId="09EAF68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ADC Channels The board integrates 12-bit SAR ADCs and supports measurements on 15 channels (analog enabled pins). Some of these pins can be used to build a programmable gain amplifier which is used for the measurement of small analog signals. The ESP32 is also designed to measure the voltages while operating in the sleep mode.</w:t>
      </w:r>
    </w:p>
    <w:p w14:paraId="1600DF8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DAC Channels The board features two 8-bit DAC channels to convert digital signals into true analog voltages. This dual DAC can drive other circuits.</w:t>
      </w:r>
    </w:p>
    <w:p w14:paraId="3A8C1E4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Touch Pads The board offers 9 capacitive sensing GPIOs which detect capacitive variations introduced by the GPIO’s direct contact or close proximity with a finger or other objects.</w:t>
      </w:r>
    </w:p>
    <w:p w14:paraId="2C715FC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UART Pins ESP32 development board has 2 UART interfaces,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UART0 and UART2, which provide asynchronous communication (RS232 and RS485) and IrDA support, and communicate at up to 5 Mbps. UART provides hardware management of the CTS and RTS signals and software flow control (XON and XOFF) as well.</w:t>
      </w:r>
    </w:p>
    <w:p w14:paraId="1474500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SPI Pins SPI Pins ESP32 features three SPIs (SPI, HSPI and VSPI) in slave and master modes. These SPIs also support the following general-purpose SPI features:</w:t>
      </w:r>
    </w:p>
    <w:p w14:paraId="4D2EE44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4 timing modes of the SPI format transfer</w:t>
      </w:r>
    </w:p>
    <w:p w14:paraId="1AF73E9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Up to 80 MHz and the divided clocks of 80 MHz</w:t>
      </w:r>
    </w:p>
    <w:p w14:paraId="1A2840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Up to 64-Byte FIFO</w:t>
      </w:r>
    </w:p>
    <w:p w14:paraId="1536CA7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All SPIs can also be used to connect to the external Flash/SRAM and LCD.</w:t>
      </w:r>
    </w:p>
    <w:p w14:paraId="72014B6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PWM Pins The board has 25 channels (Nearly All GPIO pins) of PWM pins controlled by Pulse Width Modulation (PWM) controller. The PWM output can be used for driving digital motors and LEDs. The controller consists of PWM timers and the PWM operator. Each timer provides timing in synchronous or independent form, and each PWM operator generates the waveform for one PWM channel.</w:t>
      </w:r>
    </w:p>
    <w:p w14:paraId="36B6C66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EN Pin is used to enable ESP32. The chip is enabled when pulled HIGH. When pulled LOW the chip works at minimum power.</w:t>
      </w:r>
    </w:p>
    <w:p w14:paraId="1CE51271" w14:textId="77777777" w:rsidR="005930ED" w:rsidRDefault="00522E1B">
      <w:pPr>
        <w:jc w:val="both"/>
        <w:rPr>
          <w:rFonts w:ascii="Times New Roman" w:hAnsi="Times New Roman" w:cs="Times New Roman"/>
          <w:sz w:val="24"/>
          <w:szCs w:val="24"/>
        </w:rPr>
      </w:pPr>
      <w:bookmarkStart w:id="8" w:name="_Toc77271511"/>
      <w:r>
        <w:rPr>
          <w:rFonts w:ascii="Times New Roman" w:hAnsi="Times New Roman" w:cs="Times New Roman"/>
          <w:b/>
          <w:bCs/>
          <w:sz w:val="28"/>
          <w:szCs w:val="28"/>
        </w:rPr>
        <w:t>1.</w:t>
      </w:r>
      <w:proofErr w:type="gramStart"/>
      <w:r>
        <w:rPr>
          <w:rFonts w:ascii="Times New Roman" w:hAnsi="Times New Roman" w:cs="Times New Roman"/>
          <w:b/>
          <w:bCs/>
          <w:sz w:val="28"/>
          <w:szCs w:val="28"/>
        </w:rPr>
        <w:t>7.ESP</w:t>
      </w:r>
      <w:proofErr w:type="gramEnd"/>
      <w:r>
        <w:rPr>
          <w:rFonts w:ascii="Times New Roman" w:hAnsi="Times New Roman" w:cs="Times New Roman"/>
          <w:b/>
          <w:bCs/>
          <w:sz w:val="28"/>
          <w:szCs w:val="28"/>
        </w:rPr>
        <w:t>32 Development Platforms</w:t>
      </w:r>
      <w:bookmarkEnd w:id="8"/>
    </w:p>
    <w:p w14:paraId="1B012A0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There are a variety of development platforms that can be equipped to program the ESP32. You can go with </w:t>
      </w:r>
      <w:hyperlink r:id="rId22" w:history="1">
        <w:r>
          <w:rPr>
            <w:rFonts w:ascii="Times New Roman" w:hAnsi="Times New Roman" w:cs="Times New Roman"/>
            <w:sz w:val="24"/>
            <w:szCs w:val="24"/>
          </w:rPr>
          <w:t>Espruino</w:t>
        </w:r>
      </w:hyperlink>
      <w:r>
        <w:rPr>
          <w:rFonts w:ascii="Times New Roman" w:hAnsi="Times New Roman" w:cs="Times New Roman"/>
          <w:sz w:val="24"/>
          <w:szCs w:val="24"/>
        </w:rPr>
        <w:t> – JavaScript SDK and firmware closely emulating Node.js, or use </w:t>
      </w:r>
      <w:hyperlink r:id="rId23" w:history="1">
        <w:r>
          <w:rPr>
            <w:rFonts w:ascii="Times New Roman" w:hAnsi="Times New Roman" w:cs="Times New Roman"/>
            <w:sz w:val="24"/>
            <w:szCs w:val="24"/>
          </w:rPr>
          <w:t>Mongoose OS</w:t>
        </w:r>
      </w:hyperlink>
      <w:r>
        <w:rPr>
          <w:rFonts w:ascii="Times New Roman" w:hAnsi="Times New Roman" w:cs="Times New Roman"/>
          <w:sz w:val="24"/>
          <w:szCs w:val="24"/>
        </w:rPr>
        <w:t> – An operating system for I</w:t>
      </w:r>
      <w:r>
        <w:rPr>
          <w:rFonts w:ascii="Times New Roman" w:hAnsi="Times New Roman" w:cs="Times New Roman"/>
          <w:sz w:val="24"/>
          <w:szCs w:val="24"/>
          <w:lang w:val="en-US"/>
        </w:rPr>
        <w:t>O</w:t>
      </w:r>
      <w:r>
        <w:rPr>
          <w:rFonts w:ascii="Times New Roman" w:hAnsi="Times New Roman" w:cs="Times New Roman"/>
          <w:sz w:val="24"/>
          <w:szCs w:val="24"/>
        </w:rPr>
        <w:t xml:space="preserve">T devices (recommended platform by </w:t>
      </w:r>
      <w:r>
        <w:rPr>
          <w:rFonts w:ascii="Times New Roman" w:hAnsi="Times New Roman" w:cs="Times New Roman"/>
          <w:sz w:val="24"/>
          <w:szCs w:val="24"/>
        </w:rPr>
        <w:lastRenderedPageBreak/>
        <w:t>Espressif Systems and Google Cloud I</w:t>
      </w:r>
      <w:r>
        <w:rPr>
          <w:rFonts w:ascii="Times New Roman" w:hAnsi="Times New Roman" w:cs="Times New Roman"/>
          <w:sz w:val="24"/>
          <w:szCs w:val="24"/>
          <w:lang w:val="en-US"/>
        </w:rPr>
        <w:t>O</w:t>
      </w:r>
      <w:r>
        <w:rPr>
          <w:rFonts w:ascii="Times New Roman" w:hAnsi="Times New Roman" w:cs="Times New Roman"/>
          <w:sz w:val="24"/>
          <w:szCs w:val="24"/>
        </w:rPr>
        <w:t>T) or use a software development kit (SDK) provided by Espressif or one of the platforms listed on </w:t>
      </w:r>
      <w:hyperlink r:id="rId24" w:anchor="Programming" w:history="1">
        <w:r>
          <w:rPr>
            <w:rFonts w:ascii="Times New Roman" w:hAnsi="Times New Roman" w:cs="Times New Roman"/>
            <w:sz w:val="24"/>
            <w:szCs w:val="24"/>
          </w:rPr>
          <w:t>WiKiPedia</w:t>
        </w:r>
      </w:hyperlink>
      <w:r>
        <w:rPr>
          <w:rFonts w:ascii="Times New Roman" w:hAnsi="Times New Roman" w:cs="Times New Roman"/>
          <w:sz w:val="24"/>
          <w:szCs w:val="24"/>
        </w:rPr>
        <w:t>.</w:t>
      </w:r>
    </w:p>
    <w:p w14:paraId="16B72CF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Fortunately, the amazing ESP32 community recently took the IDE selection a step further by creating an Arduino add-on. If you’re just getting started programming the ESP32, this is the environment we recommend beginning with, and the one we’ll document in this tutorial. Check out the </w:t>
      </w:r>
      <w:hyperlink r:id="rId25" w:history="1">
        <w:r>
          <w:rPr>
            <w:rFonts w:ascii="Times New Roman" w:hAnsi="Times New Roman" w:cs="Times New Roman"/>
            <w:sz w:val="24"/>
            <w:szCs w:val="24"/>
          </w:rPr>
          <w:t>ESP32 Arduino GitHub repository</w:t>
        </w:r>
      </w:hyperlink>
      <w:r>
        <w:rPr>
          <w:rFonts w:ascii="Times New Roman" w:hAnsi="Times New Roman" w:cs="Times New Roman"/>
          <w:sz w:val="24"/>
          <w:szCs w:val="24"/>
        </w:rPr>
        <w:t> for more information.</w:t>
      </w:r>
    </w:p>
    <w:p w14:paraId="0C45877B" w14:textId="77777777" w:rsidR="005930ED" w:rsidRDefault="00522E1B">
      <w:pPr>
        <w:jc w:val="both"/>
        <w:rPr>
          <w:rFonts w:ascii="Times New Roman" w:hAnsi="Times New Roman" w:cs="Times New Roman"/>
          <w:b/>
          <w:bCs/>
          <w:sz w:val="24"/>
          <w:szCs w:val="24"/>
        </w:rPr>
      </w:pPr>
      <w:bookmarkStart w:id="9" w:name="_Toc77271512"/>
      <w:r>
        <w:rPr>
          <w:rFonts w:ascii="Times New Roman" w:hAnsi="Times New Roman" w:cs="Times New Roman"/>
          <w:b/>
          <w:bCs/>
          <w:sz w:val="24"/>
          <w:szCs w:val="24"/>
        </w:rPr>
        <w:t>1.</w:t>
      </w:r>
      <w:proofErr w:type="gramStart"/>
      <w:r>
        <w:rPr>
          <w:rFonts w:ascii="Times New Roman" w:hAnsi="Times New Roman" w:cs="Times New Roman"/>
          <w:b/>
          <w:bCs/>
          <w:sz w:val="24"/>
          <w:szCs w:val="24"/>
        </w:rPr>
        <w:t>8.Installing</w:t>
      </w:r>
      <w:proofErr w:type="gramEnd"/>
      <w:r>
        <w:rPr>
          <w:rFonts w:ascii="Times New Roman" w:hAnsi="Times New Roman" w:cs="Times New Roman"/>
          <w:b/>
          <w:bCs/>
          <w:sz w:val="24"/>
          <w:szCs w:val="24"/>
        </w:rPr>
        <w:t xml:space="preserve"> the ESP32 Core On – Windows OS</w:t>
      </w:r>
      <w:bookmarkEnd w:id="9"/>
    </w:p>
    <w:p w14:paraId="626B3B8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Espressif’s official ESP32 Arduino core is hosted here on GitHub. They don’t have an Arduino board manager install yet (Like we do while installing ESP8266 core on Arduino IDE). It should be available soon. Until then, we have to install it manually.</w:t>
      </w:r>
    </w:p>
    <w:p w14:paraId="46D836B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Let’s proceed with the installing ESP32 Arduino core.</w:t>
      </w:r>
    </w:p>
    <w:p w14:paraId="6FB8B21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first thing is having latest Arduino IDE (Arduino 1.8.5 or higher) installed on your PC. If not, we recommend upgrading now.</w:t>
      </w:r>
    </w:p>
    <w:p w14:paraId="1B944C56" w14:textId="77777777" w:rsidR="005930ED" w:rsidRDefault="009B3855">
      <w:pPr>
        <w:jc w:val="both"/>
        <w:rPr>
          <w:rFonts w:ascii="Times New Roman" w:hAnsi="Times New Roman" w:cs="Times New Roman"/>
          <w:sz w:val="24"/>
          <w:szCs w:val="24"/>
        </w:rPr>
      </w:pPr>
      <w:hyperlink r:id="rId26" w:tgtFrame="_blank" w:history="1">
        <w:r w:rsidR="00522E1B">
          <w:rPr>
            <w:rFonts w:ascii="Times New Roman" w:hAnsi="Times New Roman" w:cs="Times New Roman"/>
            <w:sz w:val="24"/>
            <w:szCs w:val="24"/>
          </w:rPr>
          <w:t>Latest Arduino IDE</w:t>
        </w:r>
      </w:hyperlink>
    </w:p>
    <w:p w14:paraId="2341330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Next, you need to download the contents of the esp32-arduino GitHub repository. You can visit </w:t>
      </w:r>
      <w:hyperlink r:id="rId27" w:history="1">
        <w:r>
          <w:rPr>
            <w:rFonts w:ascii="Times New Roman" w:hAnsi="Times New Roman" w:cs="Times New Roman"/>
            <w:sz w:val="24"/>
            <w:szCs w:val="24"/>
          </w:rPr>
          <w:t>GitHub</w:t>
        </w:r>
      </w:hyperlink>
      <w:r>
        <w:rPr>
          <w:rFonts w:ascii="Times New Roman" w:hAnsi="Times New Roman" w:cs="Times New Roman"/>
          <w:sz w:val="24"/>
          <w:szCs w:val="24"/>
        </w:rPr>
        <w:t> and download it manually or simply click below download button.</w:t>
      </w:r>
    </w:p>
    <w:p w14:paraId="174F0E00" w14:textId="77777777" w:rsidR="005930ED" w:rsidRDefault="009B3855">
      <w:pPr>
        <w:jc w:val="both"/>
        <w:rPr>
          <w:rFonts w:ascii="Times New Roman" w:hAnsi="Times New Roman" w:cs="Times New Roman"/>
          <w:sz w:val="24"/>
          <w:szCs w:val="24"/>
        </w:rPr>
      </w:pPr>
      <w:hyperlink r:id="rId28" w:history="1">
        <w:r w:rsidR="00522E1B">
          <w:rPr>
            <w:rFonts w:ascii="Times New Roman" w:hAnsi="Times New Roman" w:cs="Times New Roman"/>
            <w:sz w:val="24"/>
            <w:szCs w:val="24"/>
          </w:rPr>
          <w:t>ESP32 Arduino Core</w:t>
        </w:r>
      </w:hyperlink>
    </w:p>
    <w:p w14:paraId="4ED8DEE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go to your Arduino sketchbook directory. It’s by default Arduino directory in My Documents unless otherwise changed. You can verify it by opening Arduino IDE &gt; File &gt; Preferences &gt; Sketchbook Location.</w:t>
      </w:r>
    </w:p>
    <w:p w14:paraId="70EC3A01" w14:textId="77777777" w:rsidR="005930ED" w:rsidRDefault="00522E1B">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9264" behindDoc="1" locked="0" layoutInCell="1" allowOverlap="1" wp14:anchorId="460CA945" wp14:editId="6EC6856B">
            <wp:simplePos x="0" y="0"/>
            <wp:positionH relativeFrom="column">
              <wp:posOffset>1112520</wp:posOffset>
            </wp:positionH>
            <wp:positionV relativeFrom="paragraph">
              <wp:posOffset>48260</wp:posOffset>
            </wp:positionV>
            <wp:extent cx="2270760" cy="2879725"/>
            <wp:effectExtent l="0" t="0" r="0" b="635"/>
            <wp:wrapThrough wrapText="bothSides">
              <wp:wrapPolygon edited="0">
                <wp:start x="0" y="0"/>
                <wp:lineTo x="0" y="21490"/>
                <wp:lineTo x="21455" y="21490"/>
                <wp:lineTo x="21455" y="0"/>
                <wp:lineTo x="0" y="0"/>
              </wp:wrapPolygon>
            </wp:wrapThrough>
            <wp:docPr id="12" name="Picture 12" descr="Arduino ID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rduino IDE Preferen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70760" cy="2879725"/>
                    </a:xfrm>
                    <a:prstGeom prst="rect">
                      <a:avLst/>
                    </a:prstGeom>
                    <a:noFill/>
                    <a:ln>
                      <a:noFill/>
                    </a:ln>
                  </pic:spPr>
                </pic:pic>
              </a:graphicData>
            </a:graphic>
          </wp:anchor>
        </w:drawing>
      </w:r>
    </w:p>
    <w:p w14:paraId="317A1C65"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50F95367" wp14:editId="0801883D">
            <wp:extent cx="4381500" cy="5120640"/>
            <wp:effectExtent l="0" t="0" r="7620" b="0"/>
            <wp:docPr id="11" name="Picture 11" descr="Sketchbook Directory Locatio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etchbook Directory Location Arduino 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81500" cy="5120640"/>
                    </a:xfrm>
                    <a:prstGeom prst="rect">
                      <a:avLst/>
                    </a:prstGeom>
                    <a:noFill/>
                    <a:ln>
                      <a:noFill/>
                    </a:ln>
                  </pic:spPr>
                </pic:pic>
              </a:graphicData>
            </a:graphic>
          </wp:inline>
        </w:drawing>
      </w:r>
    </w:p>
    <w:p w14:paraId="34A0150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considering your sketchbook directory is located in My Documents &gt; Arduino, open the directory. You should see libraries directory inside it.</w:t>
      </w:r>
    </w:p>
    <w:p w14:paraId="7C545CB3"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3DD43C44" wp14:editId="1218C7B6">
            <wp:extent cx="5227320" cy="2522220"/>
            <wp:effectExtent l="0" t="0" r="0" b="7620"/>
            <wp:docPr id="10" name="Picture 10" descr="Arduino IDE Sketchbook Director In My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duino IDE Sketchbook Director In MyDocu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27320" cy="2522220"/>
                    </a:xfrm>
                    <a:prstGeom prst="rect">
                      <a:avLst/>
                    </a:prstGeom>
                    <a:noFill/>
                    <a:ln>
                      <a:noFill/>
                    </a:ln>
                  </pic:spPr>
                </pic:pic>
              </a:graphicData>
            </a:graphic>
          </wp:inline>
        </w:drawing>
      </w:r>
    </w:p>
    <w:p w14:paraId="4B753C1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Now create a new directory called hardware. Inside it create another directory called espressif. Inside it create another directory called esp32.</w:t>
      </w:r>
    </w:p>
    <w:p w14:paraId="6B8ED1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directory structure should look like My Documents &gt; Arduino &gt; hardware &gt; espress</w:t>
      </w:r>
      <w:r>
        <w:rPr>
          <w:rFonts w:ascii="Times New Roman" w:hAnsi="Times New Roman" w:cs="Times New Roman"/>
          <w:sz w:val="24"/>
          <w:szCs w:val="24"/>
          <w:lang w:val="en-US"/>
        </w:rPr>
        <w:t xml:space="preserve"> </w:t>
      </w:r>
      <w:r>
        <w:rPr>
          <w:rFonts w:ascii="Times New Roman" w:hAnsi="Times New Roman" w:cs="Times New Roman"/>
          <w:sz w:val="24"/>
          <w:szCs w:val="24"/>
        </w:rPr>
        <w:t>if &gt; esp32</w:t>
      </w:r>
    </w:p>
    <w:p w14:paraId="610C41A9"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5BB23DC6" wp14:editId="5FF8B8A8">
            <wp:extent cx="5346700" cy="2706370"/>
            <wp:effectExtent l="0" t="0" r="2540" b="6350"/>
            <wp:docPr id="9" name="Picture 9" descr="Installing ESP32 Core on Arduino IDE - Creating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stalling ESP32 Core on Arduino IDE - Creating Folder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46700" cy="2706370"/>
                    </a:xfrm>
                    <a:prstGeom prst="rect">
                      <a:avLst/>
                    </a:prstGeom>
                    <a:noFill/>
                    <a:ln>
                      <a:noFill/>
                    </a:ln>
                  </pic:spPr>
                </pic:pic>
              </a:graphicData>
            </a:graphic>
          </wp:inline>
        </w:drawing>
      </w:r>
    </w:p>
    <w:p w14:paraId="2E3FD121" w14:textId="77777777" w:rsidR="005930ED" w:rsidRDefault="00522E1B">
      <w:pPr>
        <w:rPr>
          <w:rFonts w:ascii="Times New Roman" w:hAnsi="Times New Roman" w:cs="Times New Roman"/>
        </w:rPr>
      </w:pPr>
      <w:r>
        <w:rPr>
          <w:rFonts w:ascii="Times New Roman" w:hAnsi="Times New Roman" w:cs="Times New Roman"/>
          <w:sz w:val="24"/>
          <w:szCs w:val="24"/>
        </w:rPr>
        <w:t xml:space="preserve">Now extract the previously downloaded ESP32 </w:t>
      </w:r>
      <w:r>
        <w:rPr>
          <w:rFonts w:ascii="Times New Roman" w:hAnsi="Times New Roman" w:cs="Times New Roman"/>
          <w:noProof/>
        </w:rPr>
        <w:drawing>
          <wp:inline distT="0" distB="0" distL="0" distR="0" wp14:anchorId="63D0FC2A" wp14:editId="6366D01E">
            <wp:extent cx="5524500" cy="4267200"/>
            <wp:effectExtent l="0" t="0" r="7620" b="0"/>
            <wp:docPr id="8" name="Picture 8" descr="Installing ESP32 Core on Arduino IDE - Extracting ESP32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alling ESP32 Core on Arduino IDE - Extracting ESP32 Co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24500" cy="4267200"/>
                    </a:xfrm>
                    <a:prstGeom prst="rect">
                      <a:avLst/>
                    </a:prstGeom>
                    <a:noFill/>
                    <a:ln>
                      <a:noFill/>
                    </a:ln>
                  </pic:spPr>
                </pic:pic>
              </a:graphicData>
            </a:graphic>
          </wp:inline>
        </w:drawing>
      </w:r>
    </w:p>
    <w:p w14:paraId="6146A59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Once you are done, verify that “boards.txt”, “platform.txt”, and the cores, doc, tools, etc. folders are there inside esp32 directory.</w:t>
      </w:r>
    </w:p>
    <w:p w14:paraId="6E4AAFE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order to compile code for the ESP32, you need the Xtensa GNU compiler collection (GCC) installed on your machine. Go to esp32 &gt; tools folder and execute get.exe</w:t>
      </w:r>
    </w:p>
    <w:p w14:paraId="424BE16D"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7A4AE836" wp14:editId="26BB4D3D">
            <wp:extent cx="5524500" cy="4267200"/>
            <wp:effectExtent l="0" t="0" r="7620" b="0"/>
            <wp:docPr id="7" name="Picture 7" descr="Installing ESP32 Core on Arduino IDE - Executing get.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stalling ESP32 Core on Arduino IDE - Executing get.e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24500" cy="4267200"/>
                    </a:xfrm>
                    <a:prstGeom prst="rect">
                      <a:avLst/>
                    </a:prstGeom>
                    <a:noFill/>
                    <a:ln>
                      <a:noFill/>
                    </a:ln>
                  </pic:spPr>
                </pic:pic>
              </a:graphicData>
            </a:graphic>
          </wp:inline>
        </w:drawing>
      </w:r>
    </w:p>
    <w:p w14:paraId="7413F3A0" w14:textId="77777777" w:rsidR="005930ED" w:rsidRDefault="00522E1B">
      <w:pPr>
        <w:rPr>
          <w:rFonts w:ascii="Times New Roman" w:hAnsi="Times New Roman" w:cs="Times New Roman"/>
        </w:rPr>
      </w:pPr>
      <w:r>
        <w:rPr>
          <w:rFonts w:ascii="Times New Roman" w:hAnsi="Times New Roman" w:cs="Times New Roman"/>
          <w:sz w:val="24"/>
          <w:szCs w:val="24"/>
        </w:rPr>
        <w:t xml:space="preserve">This executable will download the Xtensa GNU tools and the ESP32 software development kit (SDK), and unzip them to the proper </w:t>
      </w:r>
      <w:r>
        <w:rPr>
          <w:rFonts w:ascii="Times New Roman" w:hAnsi="Times New Roman" w:cs="Times New Roman"/>
          <w:sz w:val="24"/>
          <w:szCs w:val="24"/>
          <w:lang w:val="en-US"/>
        </w:rPr>
        <w:t>location</w:t>
      </w:r>
      <w:r>
        <w:rPr>
          <w:rFonts w:ascii="Times New Roman" w:hAnsi="Times New Roman" w:cs="Times New Roman"/>
          <w:sz w:val="24"/>
          <w:szCs w:val="24"/>
        </w:rPr>
        <w:t>.</w:t>
      </w:r>
      <w:r>
        <w:rPr>
          <w:rFonts w:ascii="Times New Roman" w:hAnsi="Times New Roman" w:cs="Times New Roman"/>
          <w:noProof/>
        </w:rPr>
        <w:drawing>
          <wp:inline distT="0" distB="0" distL="0" distR="0" wp14:anchorId="7A8EED1B" wp14:editId="582B1DBE">
            <wp:extent cx="5722620" cy="2293620"/>
            <wp:effectExtent l="0" t="0" r="7620" b="7620"/>
            <wp:docPr id="6" name="Picture 6" descr="Installing ESP32 Core on Arduino IDE - Downloading Xtensa GNU tools and ESP32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alling ESP32 Core on Arduino IDE - Downloading Xtensa GNU tools and ESP32 SD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2620" cy="2293620"/>
                    </a:xfrm>
                    <a:prstGeom prst="rect">
                      <a:avLst/>
                    </a:prstGeom>
                    <a:noFill/>
                    <a:ln>
                      <a:noFill/>
                    </a:ln>
                  </pic:spPr>
                </pic:pic>
              </a:graphicData>
            </a:graphic>
          </wp:inline>
        </w:drawing>
      </w:r>
    </w:p>
    <w:p w14:paraId="3C7649F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You should see a few new folders in the “tools” </w:t>
      </w:r>
      <w:proofErr w:type="gramStart"/>
      <w:r>
        <w:rPr>
          <w:rFonts w:ascii="Times New Roman" w:hAnsi="Times New Roman" w:cs="Times New Roman"/>
          <w:sz w:val="24"/>
          <w:szCs w:val="24"/>
        </w:rPr>
        <w:t>directory,including</w:t>
      </w:r>
      <w:proofErr w:type="gramEnd"/>
      <w:r>
        <w:rPr>
          <w:rFonts w:ascii="Times New Roman" w:hAnsi="Times New Roman" w:cs="Times New Roman"/>
          <w:sz w:val="24"/>
          <w:szCs w:val="24"/>
        </w:rPr>
        <w:t>“sdk”and “xtensa-esp32-elf” once it’s done.</w:t>
      </w:r>
    </w:p>
    <w:p w14:paraId="20FF9678"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0920E276" wp14:editId="4D9C7393">
            <wp:extent cx="5524500" cy="4267200"/>
            <wp:effectExtent l="0" t="0" r="7620" b="0"/>
            <wp:docPr id="5" name="Picture 5" descr="Installing ESP32 Core on Arduino IDE - Verifying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stalling ESP32 Core on Arduino IDE - Verifying Install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24500" cy="4267200"/>
                    </a:xfrm>
                    <a:prstGeom prst="rect">
                      <a:avLst/>
                    </a:prstGeom>
                    <a:noFill/>
                    <a:ln>
                      <a:noFill/>
                    </a:ln>
                  </pic:spPr>
                </pic:pic>
              </a:graphicData>
            </a:graphic>
          </wp:inline>
        </w:drawing>
      </w:r>
    </w:p>
    <w:p w14:paraId="083C2D00" w14:textId="77777777" w:rsidR="005930ED" w:rsidRDefault="00522E1B">
      <w:pPr>
        <w:jc w:val="both"/>
        <w:rPr>
          <w:rFonts w:ascii="Times New Roman" w:hAnsi="Times New Roman" w:cs="Times New Roman"/>
          <w:b/>
          <w:bCs/>
          <w:sz w:val="28"/>
          <w:szCs w:val="28"/>
        </w:rPr>
      </w:pPr>
      <w:bookmarkStart w:id="10" w:name="_Toc77271513"/>
      <w:r>
        <w:rPr>
          <w:rFonts w:ascii="Times New Roman" w:hAnsi="Times New Roman" w:cs="Times New Roman"/>
          <w:b/>
          <w:bCs/>
          <w:sz w:val="28"/>
          <w:szCs w:val="28"/>
        </w:rPr>
        <w:t>1.</w:t>
      </w:r>
      <w:proofErr w:type="gramStart"/>
      <w:r>
        <w:rPr>
          <w:rFonts w:ascii="Times New Roman" w:hAnsi="Times New Roman" w:cs="Times New Roman"/>
          <w:b/>
          <w:bCs/>
          <w:sz w:val="28"/>
          <w:szCs w:val="28"/>
        </w:rPr>
        <w:t>9.Installing</w:t>
      </w:r>
      <w:proofErr w:type="gramEnd"/>
      <w:r>
        <w:rPr>
          <w:rFonts w:ascii="Times New Roman" w:hAnsi="Times New Roman" w:cs="Times New Roman"/>
          <w:b/>
          <w:bCs/>
          <w:sz w:val="28"/>
          <w:szCs w:val="28"/>
        </w:rPr>
        <w:t xml:space="preserve"> the ESP32 Core On – Mac OS</w:t>
      </w:r>
      <w:bookmarkEnd w:id="10"/>
    </w:p>
    <w:p w14:paraId="0796FD5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Espressif’s official ESP32 Arduino core is hosted here on GitHub. They don’t have an Arduino board manager install yet (Like we do while installing ESP8266 core on Arduino IDE). It should be available soon. Until then, we have to install it manually.</w:t>
      </w:r>
    </w:p>
    <w:p w14:paraId="4681D01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Let’s proceed with the installing ESP32 Arduino core.</w:t>
      </w:r>
    </w:p>
    <w:p w14:paraId="7D19DCB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first thing is having latest Arduino IDE (Arduino 1.8.5 or higher) installed on your PC. If not, we recommend upgrading now.</w:t>
      </w:r>
    </w:p>
    <w:p w14:paraId="64368106" w14:textId="77777777" w:rsidR="005930ED" w:rsidRDefault="009B3855">
      <w:pPr>
        <w:jc w:val="both"/>
        <w:rPr>
          <w:rFonts w:ascii="Times New Roman" w:hAnsi="Times New Roman" w:cs="Times New Roman"/>
          <w:sz w:val="24"/>
          <w:szCs w:val="24"/>
        </w:rPr>
      </w:pPr>
      <w:hyperlink r:id="rId37" w:tgtFrame="_blank" w:history="1">
        <w:r w:rsidR="00522E1B">
          <w:rPr>
            <w:rFonts w:ascii="Times New Roman" w:hAnsi="Times New Roman" w:cs="Times New Roman"/>
            <w:sz w:val="24"/>
            <w:szCs w:val="24"/>
          </w:rPr>
          <w:t>Latest Arduino IDE</w:t>
        </w:r>
      </w:hyperlink>
    </w:p>
    <w:p w14:paraId="1A00A3E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Next,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your Terminal and execute the following commands.</w:t>
      </w:r>
    </w:p>
    <w:p w14:paraId="259D0E9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curl -o get-pip.py https://bootstrap.pypa.io/get-pip.py &amp;&amp; \</w:t>
      </w:r>
    </w:p>
    <w:p w14:paraId="154594B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sudo python get-pip.py &amp;&amp; \</w:t>
      </w:r>
    </w:p>
    <w:p w14:paraId="2968075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sudo pip install pyserial</w:t>
      </w:r>
    </w:p>
    <w:p w14:paraId="16EEE8B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mkdir -p ~/Documents/Arduino/hardware/espressif &amp;&amp; \</w:t>
      </w:r>
    </w:p>
    <w:p w14:paraId="66630A0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cd ~/Documents/Arduino/hardware/espressif &amp;&amp; \</w:t>
      </w:r>
    </w:p>
    <w:p w14:paraId="00847BF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git clone https://github.com/espressif/arduino-esp32.git esp32 &amp;&amp; \</w:t>
      </w:r>
    </w:p>
    <w:p w14:paraId="7593BEB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cd esp32 &amp;&amp; \</w:t>
      </w:r>
    </w:p>
    <w:p w14:paraId="400951F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git submodule update --init --recursive &amp;&amp; \</w:t>
      </w:r>
    </w:p>
    <w:p w14:paraId="409A7F7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cd tools &amp;&amp; \</w:t>
      </w:r>
    </w:p>
    <w:p w14:paraId="0218F96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python get.py</w:t>
      </w:r>
    </w:p>
    <w:p w14:paraId="1324EA5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Here ~/Documents/Arduino represents your sketch book location as per Arduino IDE &gt; File&gt; Preferences &gt; Sketchbook location. Adjust the command above accordingly if necessary!</w:t>
      </w:r>
    </w:p>
    <w:p w14:paraId="0A3DEF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get the below error, Install the command line dev tools and try above commands again:</w:t>
      </w:r>
    </w:p>
    <w:p w14:paraId="051DF769"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060ABCC7" wp14:editId="64F8C0C2">
            <wp:extent cx="5806440" cy="1592580"/>
            <wp:effectExtent l="0" t="0" r="0" b="7620"/>
            <wp:docPr id="4" name="Picture 4" descr="Invalid Active Developer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valid Active Developer Pat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806440" cy="1592580"/>
                    </a:xfrm>
                    <a:prstGeom prst="rect">
                      <a:avLst/>
                    </a:prstGeom>
                    <a:noFill/>
                    <a:ln>
                      <a:noFill/>
                    </a:ln>
                  </pic:spPr>
                </pic:pic>
              </a:graphicData>
            </a:graphic>
          </wp:inline>
        </w:drawing>
      </w:r>
    </w:p>
    <w:p w14:paraId="69A9326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xcode-select --install</w:t>
      </w:r>
    </w:p>
    <w:p w14:paraId="1AFFD9FC" w14:textId="77777777" w:rsidR="005930ED" w:rsidRDefault="00522E1B">
      <w:pPr>
        <w:jc w:val="both"/>
        <w:rPr>
          <w:rFonts w:ascii="Times New Roman" w:hAnsi="Times New Roman" w:cs="Times New Roman"/>
          <w:sz w:val="24"/>
          <w:szCs w:val="24"/>
        </w:rPr>
      </w:pPr>
      <w:bookmarkStart w:id="11" w:name="_Toc77271514"/>
      <w:r>
        <w:rPr>
          <w:rFonts w:ascii="Times New Roman" w:hAnsi="Times New Roman" w:cs="Times New Roman"/>
          <w:b/>
          <w:bCs/>
          <w:sz w:val="28"/>
          <w:szCs w:val="28"/>
        </w:rPr>
        <w:t>1.</w:t>
      </w:r>
      <w:proofErr w:type="gramStart"/>
      <w:r>
        <w:rPr>
          <w:rFonts w:ascii="Times New Roman" w:hAnsi="Times New Roman" w:cs="Times New Roman"/>
          <w:b/>
          <w:bCs/>
          <w:sz w:val="28"/>
          <w:szCs w:val="28"/>
        </w:rPr>
        <w:t>10.Installing</w:t>
      </w:r>
      <w:proofErr w:type="gramEnd"/>
      <w:r>
        <w:rPr>
          <w:rFonts w:ascii="Times New Roman" w:hAnsi="Times New Roman" w:cs="Times New Roman"/>
          <w:b/>
          <w:bCs/>
          <w:sz w:val="28"/>
          <w:szCs w:val="28"/>
        </w:rPr>
        <w:t xml:space="preserve"> the ESP32 Core On – Debian/Ubuntu Linux OS</w:t>
      </w:r>
      <w:bookmarkEnd w:id="11"/>
    </w:p>
    <w:p w14:paraId="645A6B5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Espressif’s official ESP32 Arduino core is hosted here on GitHub. They don’t have an Arduino board manager install yet (Like we do while installing ESP8266 core on Arduino IDE). It should be available soon. Until then, we have to install it manually.</w:t>
      </w:r>
    </w:p>
    <w:p w14:paraId="7BD4DDC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Let’s proceed with the installing ESP32 Arduino core.</w:t>
      </w:r>
    </w:p>
    <w:p w14:paraId="304D91E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first thing is having latest Arduino IDE (Arduino 1.8.5 or higher) installed on your PC. If not, we recommend upgrading now.</w:t>
      </w:r>
    </w:p>
    <w:p w14:paraId="2AE25C8D" w14:textId="77777777" w:rsidR="005930ED" w:rsidRDefault="009B3855">
      <w:pPr>
        <w:jc w:val="both"/>
        <w:rPr>
          <w:rFonts w:ascii="Times New Roman" w:hAnsi="Times New Roman" w:cs="Times New Roman"/>
          <w:sz w:val="24"/>
          <w:szCs w:val="24"/>
        </w:rPr>
      </w:pPr>
      <w:hyperlink r:id="rId39" w:tgtFrame="_blank" w:history="1">
        <w:r w:rsidR="00522E1B">
          <w:rPr>
            <w:rFonts w:ascii="Times New Roman" w:hAnsi="Times New Roman" w:cs="Times New Roman"/>
            <w:sz w:val="24"/>
            <w:szCs w:val="24"/>
          </w:rPr>
          <w:t>Latest Arduino IDE</w:t>
        </w:r>
      </w:hyperlink>
    </w:p>
    <w:p w14:paraId="490551B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Next,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your Terminal and execute the following commands</w:t>
      </w:r>
    </w:p>
    <w:p w14:paraId="6C1C675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sudo usermod -a -G dialout $USER &amp;&amp; \</w:t>
      </w:r>
    </w:p>
    <w:p w14:paraId="18B5659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sudo apt-get install git &amp;&amp; \</w:t>
      </w:r>
    </w:p>
    <w:p w14:paraId="02077521"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wget https://bootstrap.pypa.io/get-pip.py &amp;&amp; \</w:t>
      </w:r>
    </w:p>
    <w:p w14:paraId="73251E9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sudo python get-pip.py &amp;&amp; \</w:t>
      </w:r>
    </w:p>
    <w:p w14:paraId="7213A27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sudo pip install pyserial &amp;&amp; \</w:t>
      </w:r>
    </w:p>
    <w:p w14:paraId="764D43C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mkdir -p ~/Arduino/hardware/espressif &amp;&amp; \</w:t>
      </w:r>
    </w:p>
    <w:p w14:paraId="0D2E870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~/Arduino/hardware/espressif &amp;&amp; \</w:t>
      </w:r>
    </w:p>
    <w:p w14:paraId="4CFE1D7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git clone https://github.com/espressif/arduino-esp32.git esp32 &amp;&amp; \</w:t>
      </w:r>
    </w:p>
    <w:p w14:paraId="4BBDFC0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esp32 &amp;&amp; \</w:t>
      </w:r>
    </w:p>
    <w:p w14:paraId="5279AA0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git submodule update --init --recursive &amp;&amp; \</w:t>
      </w:r>
    </w:p>
    <w:p w14:paraId="207C851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tools &amp;&amp; \</w:t>
      </w:r>
    </w:p>
    <w:p w14:paraId="640AA62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python2 get.py</w:t>
      </w:r>
    </w:p>
    <w:p w14:paraId="0796495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If you have Arduino.app installed to /Applications/, modify the installation as follows, beginning at mkdir -p ~/Arduino…:</w:t>
      </w:r>
    </w:p>
    <w:p w14:paraId="2B87860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/Applications/Arduino_*/Contents/java/hardware/</w:t>
      </w:r>
    </w:p>
    <w:p w14:paraId="092CF5E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mkdir -p espressif &amp;&amp; \</w:t>
      </w:r>
    </w:p>
    <w:p w14:paraId="1CE2B6C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espressif &amp;&amp; \</w:t>
      </w:r>
    </w:p>
    <w:p w14:paraId="408B9111"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git clone https://github.com/espressif/arduino-esp32.git esp32 &amp;&amp; \</w:t>
      </w:r>
    </w:p>
    <w:p w14:paraId="454914A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esp32 &amp;&amp; \</w:t>
      </w:r>
    </w:p>
    <w:p w14:paraId="1FAA8F4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git submodule update --init --recursive &amp;&amp; \</w:t>
      </w:r>
    </w:p>
    <w:p w14:paraId="6D47889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cd tools &amp;&amp; \</w:t>
      </w:r>
    </w:p>
    <w:p w14:paraId="6C509F2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python2 get.py```</w:t>
      </w:r>
    </w:p>
    <w:p w14:paraId="6BF5F33B" w14:textId="77777777" w:rsidR="005930ED" w:rsidRDefault="00522E1B">
      <w:pPr>
        <w:rPr>
          <w:rFonts w:ascii="Times New Roman" w:hAnsi="Times New Roman" w:cs="Times New Roman"/>
          <w:b/>
          <w:bCs/>
          <w:sz w:val="28"/>
          <w:szCs w:val="28"/>
        </w:rPr>
      </w:pPr>
      <w:bookmarkStart w:id="12" w:name="_Toc77271515"/>
      <w:r>
        <w:rPr>
          <w:rFonts w:ascii="Times New Roman" w:hAnsi="Times New Roman" w:cs="Times New Roman"/>
          <w:b/>
          <w:bCs/>
          <w:sz w:val="28"/>
          <w:szCs w:val="28"/>
        </w:rPr>
        <w:t>1.11. Arduino Example: Blink</w:t>
      </w:r>
      <w:bookmarkEnd w:id="12"/>
    </w:p>
    <w:p w14:paraId="5580FF7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To make sure ESP32 Arduino core and the ESP32 development board are properly set up, we’ll upload the simplest sketch of all – The Blink!</w:t>
      </w:r>
    </w:p>
    <w:p w14:paraId="50D55AC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We will use the on-board LED for this test. As mentioned earlier in this tutorial, D2 pin of the board is connected to on-board Blue LED &amp; is user programmable. Perfect!</w:t>
      </w:r>
    </w:p>
    <w:p w14:paraId="2407BF3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Before we get to uploading sketch &amp; playing with LED, we need to make sure that the board is selected properly in Arduino IDE. Open Arduino IDE and select ESP32 Dev Module option under your Arduino IDE &gt; Tools &gt; Board menu.</w:t>
      </w:r>
    </w:p>
    <w:p w14:paraId="583F4253"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3607C199" wp14:editId="629ACC5E">
            <wp:extent cx="5867400" cy="4594860"/>
            <wp:effectExtent l="0" t="0" r="0" b="7620"/>
            <wp:docPr id="3" name="Picture 3" descr="Selecting ESP32 Dev Module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lecting ESP32 Dev Module in Arduino I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67400" cy="4594860"/>
                    </a:xfrm>
                    <a:prstGeom prst="rect">
                      <a:avLst/>
                    </a:prstGeom>
                    <a:noFill/>
                    <a:ln>
                      <a:noFill/>
                    </a:ln>
                  </pic:spPr>
                </pic:pic>
              </a:graphicData>
            </a:graphic>
          </wp:inline>
        </w:drawing>
      </w:r>
    </w:p>
    <w:p w14:paraId="0DE03D7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plug your ESP32 development board into your computer via micro-B USB cable. Once the board is plugged in, it should be assigned a unique COM port. On Windows machines, this will be something like COM#, and on Mac/Linux computers it will come in the form of /dev/tty.usbserial-XXXXXX. Select this serial port under the Arduino IDE &gt; Tools &gt; Port menu.</w:t>
      </w:r>
    </w:p>
    <w:p w14:paraId="6EA32432" w14:textId="77777777" w:rsidR="005930ED" w:rsidRDefault="00522E1B">
      <w:pPr>
        <w:jc w:val="both"/>
        <w:rPr>
          <w:rFonts w:ascii="Times New Roman" w:hAnsi="Times New Roman" w:cs="Times New Roman"/>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upload speed is selected to 921600 by default. Try lowering it to Upload </w:t>
      </w:r>
      <w:proofErr w:type="gramStart"/>
      <w:r>
        <w:rPr>
          <w:rFonts w:ascii="Times New Roman" w:hAnsi="Times New Roman" w:cs="Times New Roman"/>
          <w:sz w:val="24"/>
          <w:szCs w:val="24"/>
        </w:rPr>
        <w:t>Speed :</w:t>
      </w:r>
      <w:proofErr w:type="gramEnd"/>
      <w:r>
        <w:rPr>
          <w:rFonts w:ascii="Times New Roman" w:hAnsi="Times New Roman" w:cs="Times New Roman"/>
          <w:sz w:val="24"/>
          <w:szCs w:val="24"/>
        </w:rPr>
        <w:t xml:space="preserve"> 115200 as many users complained about getting espcomm_sync failed error when trying to upload the sketch at 921600 speed</w:t>
      </w:r>
      <w:r>
        <w:rPr>
          <w:rFonts w:ascii="Times New Roman" w:hAnsi="Times New Roman" w:cs="Times New Roman"/>
        </w:rPr>
        <w:t>.</w:t>
      </w:r>
    </w:p>
    <w:p w14:paraId="03B078D2" w14:textId="77777777" w:rsidR="005930ED" w:rsidRDefault="00522E1B">
      <w:pPr>
        <w:rPr>
          <w:ins w:id="13" w:author="Unknown" w:date="1900-01-01T00:00:00Z"/>
          <w:rFonts w:ascii="Times New Roman" w:hAnsi="Times New Roman" w:cs="Times New Roman"/>
        </w:rPr>
      </w:pPr>
      <w:r>
        <w:rPr>
          <w:rFonts w:ascii="Times New Roman" w:hAnsi="Times New Roman" w:cs="Times New Roman"/>
          <w:noProof/>
        </w:rPr>
        <w:lastRenderedPageBreak/>
        <w:drawing>
          <wp:inline distT="0" distB="0" distL="0" distR="0" wp14:anchorId="679F1E6B" wp14:editId="5E5EDAC4">
            <wp:extent cx="4762500" cy="4617720"/>
            <wp:effectExtent l="0" t="0" r="7620" b="0"/>
            <wp:docPr id="2" name="Picture 2" descr="Selecting COM port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ing COM port in Arduino 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62500" cy="4617720"/>
                    </a:xfrm>
                    <a:prstGeom prst="rect">
                      <a:avLst/>
                    </a:prstGeom>
                    <a:noFill/>
                    <a:ln>
                      <a:noFill/>
                    </a:ln>
                  </pic:spPr>
                </pic:pic>
              </a:graphicData>
            </a:graphic>
          </wp:inline>
        </w:drawing>
      </w:r>
    </w:p>
    <w:p w14:paraId="2417BE13" w14:textId="77777777" w:rsidR="005930ED" w:rsidRDefault="00522E1B">
      <w:pPr>
        <w:rPr>
          <w:rFonts w:ascii="Times New Roman" w:hAnsi="Times New Roman" w:cs="Times New Roman"/>
        </w:rPr>
      </w:pPr>
      <w:r>
        <w:rPr>
          <w:rFonts w:ascii="Times New Roman" w:hAnsi="Times New Roman" w:cs="Times New Roman"/>
        </w:rPr>
        <w:t>Once you are done, try the example sketch below.</w:t>
      </w:r>
    </w:p>
    <w:p w14:paraId="3DE391B4" w14:textId="77777777" w:rsidR="005930ED" w:rsidRDefault="00522E1B">
      <w:pPr>
        <w:rPr>
          <w:rFonts w:ascii="Times New Roman" w:hAnsi="Times New Roman" w:cs="Times New Roman"/>
        </w:rPr>
      </w:pPr>
      <w:r>
        <w:rPr>
          <w:rFonts w:ascii="Times New Roman" w:hAnsi="Times New Roman" w:cs="Times New Roman"/>
        </w:rPr>
        <w:t>int ledPin = 2;</w:t>
      </w:r>
    </w:p>
    <w:p w14:paraId="5E598613" w14:textId="77777777" w:rsidR="005930ED" w:rsidRDefault="00522E1B">
      <w:pPr>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setup(</w:t>
      </w:r>
      <w:proofErr w:type="gramEnd"/>
      <w:r>
        <w:rPr>
          <w:rFonts w:ascii="Times New Roman" w:hAnsi="Times New Roman" w:cs="Times New Roman"/>
        </w:rPr>
        <w:t>)</w:t>
      </w:r>
    </w:p>
    <w:p w14:paraId="2B795F05" w14:textId="77777777" w:rsidR="005930ED" w:rsidRDefault="00522E1B">
      <w:pPr>
        <w:rPr>
          <w:rFonts w:ascii="Times New Roman" w:hAnsi="Times New Roman" w:cs="Times New Roman"/>
        </w:rPr>
      </w:pPr>
      <w:r>
        <w:rPr>
          <w:rFonts w:ascii="Times New Roman" w:hAnsi="Times New Roman" w:cs="Times New Roman"/>
        </w:rPr>
        <w:t>{</w:t>
      </w:r>
    </w:p>
    <w:p w14:paraId="6A3F0DAB" w14:textId="77777777" w:rsidR="005930ED" w:rsidRDefault="00522E1B">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pinMode(</w:t>
      </w:r>
      <w:proofErr w:type="gramEnd"/>
      <w:r>
        <w:rPr>
          <w:rFonts w:ascii="Times New Roman" w:hAnsi="Times New Roman" w:cs="Times New Roman"/>
        </w:rPr>
        <w:t>ledPin, OUTPUT);</w:t>
      </w:r>
    </w:p>
    <w:p w14:paraId="0FFC4492" w14:textId="77777777" w:rsidR="005930ED" w:rsidRDefault="00522E1B">
      <w:pPr>
        <w:rPr>
          <w:rFonts w:ascii="Times New Roman" w:hAnsi="Times New Roman" w:cs="Times New Roman"/>
        </w:rPr>
      </w:pPr>
      <w:r>
        <w:rPr>
          <w:rFonts w:ascii="Times New Roman" w:hAnsi="Times New Roman" w:cs="Times New Roman"/>
        </w:rPr>
        <w:t>}</w:t>
      </w:r>
    </w:p>
    <w:p w14:paraId="5BDF5AA5" w14:textId="77777777" w:rsidR="005930ED" w:rsidRDefault="00522E1B">
      <w:pPr>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loop(</w:t>
      </w:r>
      <w:proofErr w:type="gramEnd"/>
      <w:r>
        <w:rPr>
          <w:rFonts w:ascii="Times New Roman" w:hAnsi="Times New Roman" w:cs="Times New Roman"/>
        </w:rPr>
        <w:t>)</w:t>
      </w:r>
    </w:p>
    <w:p w14:paraId="22A56255" w14:textId="77777777" w:rsidR="005930ED" w:rsidRDefault="00522E1B">
      <w:pPr>
        <w:rPr>
          <w:rFonts w:ascii="Times New Roman" w:hAnsi="Times New Roman" w:cs="Times New Roman"/>
        </w:rPr>
      </w:pPr>
      <w:r>
        <w:rPr>
          <w:rFonts w:ascii="Times New Roman" w:hAnsi="Times New Roman" w:cs="Times New Roman"/>
        </w:rPr>
        <w:t>{</w:t>
      </w:r>
    </w:p>
    <w:p w14:paraId="3DBA0A0E" w14:textId="77777777" w:rsidR="005930ED" w:rsidRDefault="00522E1B">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digitalWrite(</w:t>
      </w:r>
      <w:proofErr w:type="gramEnd"/>
      <w:r>
        <w:rPr>
          <w:rFonts w:ascii="Times New Roman" w:hAnsi="Times New Roman" w:cs="Times New Roman"/>
        </w:rPr>
        <w:t>ledPin, HIGH);</w:t>
      </w:r>
    </w:p>
    <w:p w14:paraId="25209740" w14:textId="77777777" w:rsidR="005930ED" w:rsidRDefault="00522E1B">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delay(</w:t>
      </w:r>
      <w:proofErr w:type="gramEnd"/>
      <w:r>
        <w:rPr>
          <w:rFonts w:ascii="Times New Roman" w:hAnsi="Times New Roman" w:cs="Times New Roman"/>
        </w:rPr>
        <w:t>500);</w:t>
      </w:r>
    </w:p>
    <w:p w14:paraId="6E5735C2" w14:textId="77777777" w:rsidR="005930ED" w:rsidRDefault="00522E1B">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digitalWrite(</w:t>
      </w:r>
      <w:proofErr w:type="gramEnd"/>
      <w:r>
        <w:rPr>
          <w:rFonts w:ascii="Times New Roman" w:hAnsi="Times New Roman" w:cs="Times New Roman"/>
        </w:rPr>
        <w:t>ledPin, LOW);</w:t>
      </w:r>
    </w:p>
    <w:p w14:paraId="22B64692" w14:textId="77777777" w:rsidR="005930ED" w:rsidRDefault="00522E1B">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delay(</w:t>
      </w:r>
      <w:proofErr w:type="gramEnd"/>
      <w:r>
        <w:rPr>
          <w:rFonts w:ascii="Times New Roman" w:hAnsi="Times New Roman" w:cs="Times New Roman"/>
        </w:rPr>
        <w:t>500);</w:t>
      </w:r>
    </w:p>
    <w:p w14:paraId="45BE0284" w14:textId="77777777" w:rsidR="005930ED" w:rsidRDefault="00522E1B">
      <w:pPr>
        <w:rPr>
          <w:rFonts w:ascii="Times New Roman" w:hAnsi="Times New Roman" w:cs="Times New Roman"/>
        </w:rPr>
      </w:pPr>
      <w:r>
        <w:rPr>
          <w:rFonts w:ascii="Times New Roman" w:hAnsi="Times New Roman" w:cs="Times New Roman"/>
        </w:rPr>
        <w:lastRenderedPageBreak/>
        <w:t>}</w:t>
      </w:r>
    </w:p>
    <w:p w14:paraId="257353A0" w14:textId="77777777" w:rsidR="005930ED" w:rsidRDefault="00522E1B">
      <w:pPr>
        <w:rPr>
          <w:rFonts w:ascii="Times New Roman" w:hAnsi="Times New Roman" w:cs="Times New Roman"/>
        </w:rPr>
      </w:pPr>
      <w:r>
        <w:rPr>
          <w:rFonts w:ascii="Times New Roman" w:hAnsi="Times New Roman" w:cs="Times New Roman"/>
        </w:rPr>
        <w:t>Once the code is uploaded, LED will start blinking. You may need to tap the EN button to get your ESP32 to begin running the sketch.</w:t>
      </w:r>
    </w:p>
    <w:p w14:paraId="545BFA83"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77FB809E" wp14:editId="0682316D">
            <wp:extent cx="4000500" cy="2430780"/>
            <wp:effectExtent l="0" t="0" r="7620" b="7620"/>
            <wp:docPr id="20" name="Picture 20" descr="ESP32 Development Board Blink Sketch Working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SP32 Development Board Blink Sketch Working Arduino I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00500" cy="2430780"/>
                    </a:xfrm>
                    <a:prstGeom prst="rect">
                      <a:avLst/>
                    </a:prstGeom>
                    <a:noFill/>
                    <a:ln>
                      <a:noFill/>
                    </a:ln>
                  </pic:spPr>
                </pic:pic>
              </a:graphicData>
            </a:graphic>
          </wp:inline>
        </w:drawing>
      </w:r>
    </w:p>
    <w:p w14:paraId="67A6682D" w14:textId="77777777" w:rsidR="005930ED" w:rsidRDefault="005930ED">
      <w:pPr>
        <w:jc w:val="both"/>
        <w:rPr>
          <w:rFonts w:ascii="Times New Roman" w:hAnsi="Times New Roman" w:cs="Times New Roman"/>
          <w:b/>
          <w:bCs/>
          <w:sz w:val="28"/>
          <w:szCs w:val="28"/>
        </w:rPr>
        <w:sectPr w:rsidR="005930ED">
          <w:footerReference w:type="default" r:id="rId43"/>
          <w:pgSz w:w="11906" w:h="16838"/>
          <w:pgMar w:top="1701" w:right="851" w:bottom="1701" w:left="2268" w:header="709" w:footer="709" w:gutter="0"/>
          <w:pgNumType w:start="1" w:chapStyle="1"/>
          <w:cols w:space="0"/>
          <w:titlePg/>
          <w:docGrid w:linePitch="360"/>
        </w:sectPr>
      </w:pPr>
      <w:bookmarkStart w:id="14" w:name="_Toc77271516"/>
    </w:p>
    <w:p w14:paraId="75F77876" w14:textId="77777777" w:rsidR="005930ED" w:rsidRDefault="00522E1B">
      <w:pPr>
        <w:ind w:firstLineChars="1250" w:firstLine="3514"/>
        <w:jc w:val="both"/>
        <w:rPr>
          <w:rFonts w:ascii="Times New Roman" w:hAnsi="Times New Roman" w:cs="Times New Roman"/>
          <w:b/>
          <w:sz w:val="28"/>
          <w:szCs w:val="28"/>
        </w:rPr>
      </w:pPr>
      <w:r>
        <w:rPr>
          <w:rFonts w:ascii="Times New Roman" w:hAnsi="Times New Roman" w:cs="Times New Roman"/>
          <w:b/>
          <w:sz w:val="28"/>
          <w:szCs w:val="28"/>
        </w:rPr>
        <w:lastRenderedPageBreak/>
        <w:t>CHAPTER - 2</w:t>
      </w:r>
    </w:p>
    <w:p w14:paraId="31D53935" w14:textId="77777777" w:rsidR="005930ED" w:rsidRDefault="009B3855">
      <w:pPr>
        <w:ind w:firstLineChars="350" w:firstLine="770"/>
        <w:jc w:val="both"/>
        <w:rPr>
          <w:rFonts w:ascii="Times New Roman" w:hAnsi="Times New Roman" w:cs="Times New Roman"/>
          <w:sz w:val="28"/>
          <w:szCs w:val="28"/>
        </w:rPr>
      </w:pPr>
      <w:hyperlink w:anchor="_Toc77271516" w:history="1">
        <w:r w:rsidR="00522E1B">
          <w:rPr>
            <w:rStyle w:val="Hyperlink"/>
            <w:rFonts w:ascii="Times New Roman" w:hAnsi="Times New Roman" w:cs="Times New Roman"/>
            <w:b/>
            <w:bCs/>
            <w:color w:val="000000" w:themeColor="text1"/>
            <w:sz w:val="28"/>
            <w:szCs w:val="28"/>
            <w:u w:val="none"/>
          </w:rPr>
          <w:t>MLX90614</w:t>
        </w:r>
      </w:hyperlink>
      <w:r w:rsidR="00522E1B">
        <w:rPr>
          <w:rFonts w:ascii="Times New Roman" w:hAnsi="Times New Roman" w:cs="Times New Roman"/>
          <w:b/>
          <w:bCs/>
          <w:sz w:val="28"/>
          <w:szCs w:val="28"/>
        </w:rPr>
        <w:t xml:space="preserve">22 </w:t>
      </w:r>
      <w:hyperlink w:anchor="_Toc77271517" w:history="1">
        <w:r w:rsidR="00522E1B">
          <w:rPr>
            <w:rStyle w:val="Hyperlink"/>
            <w:rFonts w:ascii="Times New Roman" w:hAnsi="Times New Roman" w:cs="Times New Roman"/>
            <w:b/>
            <w:bCs/>
            <w:color w:val="000000" w:themeColor="text1"/>
            <w:sz w:val="28"/>
            <w:szCs w:val="28"/>
            <w:u w:val="none"/>
          </w:rPr>
          <w:t xml:space="preserve">ESP32 and MLX90614 infrared thermometer.                            </w:t>
        </w:r>
      </w:hyperlink>
      <w:bookmarkEnd w:id="14"/>
    </w:p>
    <w:p w14:paraId="5C008749" w14:textId="77777777" w:rsidR="005930ED" w:rsidRDefault="00522E1B">
      <w:pPr>
        <w:jc w:val="both"/>
        <w:rPr>
          <w:rFonts w:ascii="Times New Roman" w:hAnsi="Times New Roman" w:cs="Times New Roman"/>
          <w:sz w:val="28"/>
          <w:szCs w:val="28"/>
        </w:rPr>
      </w:pPr>
      <w:r>
        <w:rPr>
          <w:rFonts w:ascii="Times New Roman" w:hAnsi="Times New Roman" w:cs="Times New Roman"/>
          <w:sz w:val="28"/>
          <w:szCs w:val="28"/>
        </w:rPr>
        <w:t xml:space="preserve">The MLX90614 is a non-contact infrared thermometer with a measurement range from -70 to +380 degree Celsius. Just connect the four leads to your Wemos and you will have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accurate thermometer with a resolution of 0.01 and a accuracy of 0.5 degrees, or for that matter you can use any microcontroller that can communicate with it through it’s I2C interface.</w:t>
      </w:r>
    </w:p>
    <w:p w14:paraId="1B52DDFA" w14:textId="77777777" w:rsidR="005930ED" w:rsidRDefault="00522E1B">
      <w:pPr>
        <w:jc w:val="both"/>
        <w:rPr>
          <w:rFonts w:ascii="Times New Roman" w:hAnsi="Times New Roman" w:cs="Times New Roman"/>
          <w:sz w:val="28"/>
          <w:szCs w:val="28"/>
        </w:rPr>
      </w:pPr>
      <w:r>
        <w:rPr>
          <w:rFonts w:ascii="Times New Roman" w:hAnsi="Times New Roman" w:cs="Times New Roman"/>
          <w:sz w:val="28"/>
          <w:szCs w:val="28"/>
        </w:rPr>
        <w:t>Being an I2C device you simply need to connect to the SDA, SCL and choose a suitable GND and Vin. I used 3.3v to be safe, although the breakout states 3 to 5v.</w:t>
      </w:r>
    </w:p>
    <w:p w14:paraId="551A8D38" w14:textId="77777777" w:rsidR="005930ED" w:rsidRDefault="00522E1B">
      <w:pPr>
        <w:jc w:val="both"/>
        <w:rPr>
          <w:rFonts w:ascii="Times New Roman" w:hAnsi="Times New Roman" w:cs="Times New Roman"/>
          <w:sz w:val="28"/>
          <w:szCs w:val="28"/>
        </w:rPr>
      </w:pPr>
      <w:r>
        <w:rPr>
          <w:rFonts w:ascii="Times New Roman" w:hAnsi="Times New Roman" w:cs="Times New Roman"/>
          <w:sz w:val="28"/>
          <w:szCs w:val="28"/>
        </w:rPr>
        <w:t>This version I chose comes with a breakout board with all of the components needed for operation. Here is a picture of that breakout board</w:t>
      </w:r>
    </w:p>
    <w:p w14:paraId="76A88F88" w14:textId="77777777" w:rsidR="005930ED" w:rsidRDefault="00522E1B">
      <w:pPr>
        <w:ind w:firstLineChars="400" w:firstLine="880"/>
        <w:rPr>
          <w:rFonts w:ascii="Times New Roman" w:hAnsi="Times New Roman" w:cs="Times New Roman"/>
        </w:rPr>
      </w:pPr>
      <w:r>
        <w:rPr>
          <w:rFonts w:ascii="Times New Roman" w:hAnsi="Times New Roman" w:cs="Times New Roman"/>
          <w:noProof/>
        </w:rPr>
        <w:drawing>
          <wp:inline distT="0" distB="0" distL="0" distR="0" wp14:anchorId="4BAED82C" wp14:editId="0DA7E4F5">
            <wp:extent cx="2984500" cy="1371600"/>
            <wp:effectExtent l="0" t="0" r="2540" b="0"/>
            <wp:docPr id="21" name="Picture 21" descr="MLX9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LX906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84500" cy="1371600"/>
                    </a:xfrm>
                    <a:prstGeom prst="rect">
                      <a:avLst/>
                    </a:prstGeom>
                    <a:noFill/>
                    <a:ln>
                      <a:noFill/>
                    </a:ln>
                  </pic:spPr>
                </pic:pic>
              </a:graphicData>
            </a:graphic>
          </wp:inline>
        </w:drawing>
      </w:r>
      <w:r>
        <w:rPr>
          <w:rFonts w:ascii="Times New Roman" w:hAnsi="Times New Roman" w:cs="Times New Roman"/>
          <w:sz w:val="24"/>
          <w:szCs w:val="24"/>
        </w:rPr>
        <w:t>MLX90614</w:t>
      </w:r>
    </w:p>
    <w:p w14:paraId="3B974DB7" w14:textId="77777777" w:rsidR="005930ED" w:rsidRDefault="00522E1B">
      <w:pPr>
        <w:rPr>
          <w:rFonts w:ascii="Times New Roman" w:hAnsi="Times New Roman" w:cs="Times New Roman"/>
          <w:sz w:val="24"/>
          <w:szCs w:val="24"/>
        </w:rPr>
      </w:pPr>
      <w:bookmarkStart w:id="15" w:name="_Toc77271518"/>
      <w:r>
        <w:rPr>
          <w:rFonts w:ascii="Times New Roman" w:hAnsi="Times New Roman" w:cs="Times New Roman"/>
          <w:b/>
          <w:bCs/>
          <w:sz w:val="28"/>
          <w:szCs w:val="28"/>
        </w:rPr>
        <w:t>2.1.Features:</w:t>
      </w:r>
      <w:bookmarkEnd w:id="15"/>
      <w:r>
        <w:rPr>
          <w:rFonts w:ascii="Times New Roman" w:hAnsi="Times New Roman" w:cs="Times New Roman"/>
        </w:rPr>
        <w:br/>
      </w:r>
      <w:r>
        <w:rPr>
          <w:rFonts w:ascii="Times New Roman" w:hAnsi="Times New Roman" w:cs="Times New Roman"/>
        </w:rPr>
        <w:br/>
      </w:r>
      <w:r>
        <w:rPr>
          <w:rFonts w:ascii="Times New Roman" w:hAnsi="Times New Roman" w:cs="Times New Roman"/>
          <w:sz w:val="24"/>
          <w:szCs w:val="24"/>
        </w:rPr>
        <w:t>Small size, low cost</w:t>
      </w:r>
      <w:r>
        <w:rPr>
          <w:rFonts w:ascii="Times New Roman" w:hAnsi="Times New Roman" w:cs="Times New Roman"/>
          <w:sz w:val="24"/>
          <w:szCs w:val="24"/>
        </w:rPr>
        <w:br/>
        <w:t>Mounted on a breakout board with two types of pins</w:t>
      </w:r>
      <w:r>
        <w:rPr>
          <w:rFonts w:ascii="Times New Roman" w:hAnsi="Times New Roman" w:cs="Times New Roman"/>
          <w:sz w:val="24"/>
          <w:szCs w:val="24"/>
        </w:rPr>
        <w:br/>
        <w:t>10k Pull up resistors for the I2C interface with optional solder jumpers</w:t>
      </w:r>
      <w:r>
        <w:rPr>
          <w:rFonts w:ascii="Times New Roman" w:hAnsi="Times New Roman" w:cs="Times New Roman"/>
          <w:sz w:val="24"/>
          <w:szCs w:val="24"/>
        </w:rPr>
        <w:br/>
        <w:t>Factory calibrated in wide temperature range:</w:t>
      </w:r>
      <w:r>
        <w:rPr>
          <w:rFonts w:ascii="Times New Roman" w:hAnsi="Times New Roman" w:cs="Times New Roman"/>
          <w:sz w:val="24"/>
          <w:szCs w:val="24"/>
        </w:rPr>
        <w:br/>
        <w:t>-40 … + 125 ° C for sensor temperature and</w:t>
      </w:r>
      <w:r>
        <w:rPr>
          <w:rFonts w:ascii="Times New Roman" w:hAnsi="Times New Roman" w:cs="Times New Roman"/>
          <w:sz w:val="24"/>
          <w:szCs w:val="24"/>
        </w:rPr>
        <w:br/>
        <w:t>-70 … + 380 ° C for object temperature.</w:t>
      </w:r>
      <w:r>
        <w:rPr>
          <w:rFonts w:ascii="Times New Roman" w:hAnsi="Times New Roman" w:cs="Times New Roman"/>
          <w:sz w:val="24"/>
          <w:szCs w:val="24"/>
        </w:rPr>
        <w:br/>
        <w:t>High accuracy of 0.5 ° C over wide temperaturerange (0 … + 50 ° C for both Ta and To) High (medical) accuracy calibration</w:t>
      </w:r>
      <w:r>
        <w:rPr>
          <w:rFonts w:ascii="Times New Roman" w:hAnsi="Times New Roman" w:cs="Times New Roman"/>
          <w:sz w:val="24"/>
          <w:szCs w:val="24"/>
        </w:rPr>
        <w:br/>
        <w:t>Measurement resolution of 0.02 ° C</w:t>
      </w:r>
      <w:r>
        <w:rPr>
          <w:rFonts w:ascii="Times New Roman" w:hAnsi="Times New Roman" w:cs="Times New Roman"/>
          <w:sz w:val="24"/>
          <w:szCs w:val="24"/>
        </w:rPr>
        <w:br/>
        <w:t>Single and dual zone versions</w:t>
      </w:r>
      <w:r>
        <w:rPr>
          <w:rFonts w:ascii="Times New Roman" w:hAnsi="Times New Roman" w:cs="Times New Roman"/>
          <w:sz w:val="24"/>
          <w:szCs w:val="24"/>
        </w:rPr>
        <w:br/>
        <w:t>SMBus compatible digital interface</w:t>
      </w:r>
      <w:r>
        <w:rPr>
          <w:rFonts w:ascii="Times New Roman" w:hAnsi="Times New Roman" w:cs="Times New Roman"/>
          <w:sz w:val="24"/>
          <w:szCs w:val="24"/>
        </w:rPr>
        <w:br/>
        <w:t>Customizable PWM output for continuous reading</w:t>
      </w:r>
      <w:r>
        <w:rPr>
          <w:rFonts w:ascii="Times New Roman" w:hAnsi="Times New Roman" w:cs="Times New Roman"/>
          <w:sz w:val="24"/>
          <w:szCs w:val="24"/>
        </w:rPr>
        <w:br/>
        <w:t>Sleep mode for reduced power consumption</w:t>
      </w:r>
    </w:p>
    <w:p w14:paraId="368D4251" w14:textId="77777777" w:rsidR="005930ED" w:rsidRDefault="005930ED">
      <w:pPr>
        <w:rPr>
          <w:rFonts w:ascii="Times New Roman" w:hAnsi="Times New Roman" w:cs="Times New Roman"/>
          <w:b/>
          <w:bCs/>
          <w:sz w:val="28"/>
          <w:szCs w:val="28"/>
        </w:rPr>
      </w:pPr>
      <w:bookmarkStart w:id="16" w:name="_Toc77271519"/>
    </w:p>
    <w:p w14:paraId="6435F949" w14:textId="77777777" w:rsidR="005930ED" w:rsidRDefault="00522E1B">
      <w:pPr>
        <w:rPr>
          <w:rFonts w:ascii="Times New Roman" w:hAnsi="Times New Roman" w:cs="Times New Roman"/>
          <w:b/>
          <w:bCs/>
          <w:sz w:val="28"/>
          <w:szCs w:val="28"/>
        </w:rPr>
      </w:pPr>
      <w:r>
        <w:rPr>
          <w:rFonts w:ascii="Times New Roman" w:hAnsi="Times New Roman" w:cs="Times New Roman"/>
          <w:b/>
          <w:bCs/>
          <w:sz w:val="28"/>
          <w:szCs w:val="28"/>
        </w:rPr>
        <w:lastRenderedPageBreak/>
        <w:t>2.</w:t>
      </w:r>
      <w:proofErr w:type="gramStart"/>
      <w:r>
        <w:rPr>
          <w:rFonts w:ascii="Times New Roman" w:hAnsi="Times New Roman" w:cs="Times New Roman"/>
          <w:b/>
          <w:bCs/>
          <w:sz w:val="28"/>
          <w:szCs w:val="28"/>
        </w:rPr>
        <w:t>2.Connection</w:t>
      </w:r>
      <w:bookmarkEnd w:id="16"/>
      <w:proofErr w:type="gramEnd"/>
    </w:p>
    <w:p w14:paraId="05A959E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As sensor use I2C communication, wiring is simple:</w:t>
      </w:r>
    </w:p>
    <w:p w14:paraId="4CEA105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MLX90614 - ESP32</w:t>
      </w:r>
    </w:p>
    <w:p w14:paraId="4A80A56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VIN - 3.3V (never connect to 5V, because ESP32 use 3.3V logic!)</w:t>
      </w:r>
    </w:p>
    <w:p w14:paraId="4456402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GND - GND</w:t>
      </w:r>
    </w:p>
    <w:p w14:paraId="3BE8DD6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SCL - GPIO 22 (marked as D22 on board)</w:t>
      </w:r>
    </w:p>
    <w:p w14:paraId="6F83B20E"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SDA - GPIO 21 (marked as D21 on board)</w:t>
      </w:r>
    </w:p>
    <w:p w14:paraId="2A52AEE9" w14:textId="77777777" w:rsidR="005930ED" w:rsidRDefault="00522E1B">
      <w:pPr>
        <w:jc w:val="both"/>
        <w:rPr>
          <w:rFonts w:ascii="Times New Roman" w:hAnsi="Times New Roman" w:cs="Times New Roman"/>
          <w:b/>
          <w:bCs/>
          <w:sz w:val="28"/>
          <w:szCs w:val="28"/>
        </w:rPr>
      </w:pPr>
      <w:bookmarkStart w:id="17" w:name="_Toc77271520"/>
      <w:r>
        <w:rPr>
          <w:rFonts w:ascii="Times New Roman" w:hAnsi="Times New Roman" w:cs="Times New Roman"/>
          <w:b/>
          <w:bCs/>
          <w:sz w:val="28"/>
          <w:szCs w:val="28"/>
        </w:rPr>
        <w:t>2.</w:t>
      </w:r>
      <w:bookmarkEnd w:id="17"/>
      <w:r>
        <w:rPr>
          <w:rFonts w:ascii="Times New Roman" w:hAnsi="Times New Roman" w:cs="Times New Roman"/>
          <w:b/>
          <w:bCs/>
          <w:sz w:val="28"/>
          <w:szCs w:val="28"/>
        </w:rPr>
        <w:t>3. Code</w:t>
      </w:r>
    </w:p>
    <w:p w14:paraId="410CE2CE" w14:textId="77777777" w:rsidR="005930ED" w:rsidRDefault="00522E1B">
      <w:pPr>
        <w:jc w:val="both"/>
        <w:rPr>
          <w:rFonts w:ascii="Times New Roman" w:hAnsi="Times New Roman" w:cs="Times New Roman"/>
          <w:sz w:val="28"/>
          <w:szCs w:val="28"/>
        </w:rPr>
      </w:pPr>
      <w:r>
        <w:rPr>
          <w:rFonts w:ascii="Times New Roman" w:hAnsi="Times New Roman" w:cs="Times New Roman"/>
          <w:sz w:val="28"/>
          <w:szCs w:val="28"/>
        </w:rPr>
        <w:t>There is a library from Adafruit and rather than reinvent the wheel, here is the basic code example. In practice you connect to an LCD, warning LED or perhaps a buzzer to warn if a certain maximum temperature was reached</w:t>
      </w:r>
    </w:p>
    <w:p w14:paraId="2665E196" w14:textId="77777777" w:rsidR="005930ED" w:rsidRDefault="00522E1B">
      <w:pPr>
        <w:jc w:val="both"/>
        <w:rPr>
          <w:rFonts w:ascii="Times New Roman" w:hAnsi="Times New Roman" w:cs="Times New Roman"/>
        </w:rPr>
      </w:pPr>
      <w:r>
        <w:rPr>
          <w:rFonts w:ascii="Times New Roman" w:hAnsi="Times New Roman" w:cs="Times New Roman"/>
          <w:sz w:val="28"/>
          <w:szCs w:val="28"/>
        </w:rPr>
        <w:t>The sketch below is fairly straightforward, most of the work is done in the Adafruit MLX96014 library which outputs the result via the serial monitor</w:t>
      </w:r>
    </w:p>
    <w:p w14:paraId="2D8C0EC9" w14:textId="77777777" w:rsidR="005930ED" w:rsidRDefault="005930ED">
      <w:pPr>
        <w:jc w:val="both"/>
        <w:rPr>
          <w:rFonts w:ascii="Times New Roman" w:hAnsi="Times New Roman" w:cs="Times New Roman"/>
          <w:sz w:val="24"/>
          <w:szCs w:val="24"/>
        </w:rPr>
      </w:pPr>
    </w:p>
    <w:p w14:paraId="711FFFF2"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7D073DBA" wp14:editId="19D807A7">
            <wp:extent cx="4335780" cy="4655185"/>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35780" cy="4655469"/>
                    </a:xfrm>
                    <a:prstGeom prst="rect">
                      <a:avLst/>
                    </a:prstGeom>
                  </pic:spPr>
                </pic:pic>
              </a:graphicData>
            </a:graphic>
          </wp:inline>
        </w:drawing>
      </w:r>
    </w:p>
    <w:tbl>
      <w:tblPr>
        <w:tblW w:w="10190" w:type="dxa"/>
        <w:tblCellMar>
          <w:left w:w="0" w:type="dxa"/>
          <w:right w:w="0" w:type="dxa"/>
        </w:tblCellMar>
        <w:tblLook w:val="04A0" w:firstRow="1" w:lastRow="0" w:firstColumn="1" w:lastColumn="0" w:noHBand="0" w:noVBand="1"/>
      </w:tblPr>
      <w:tblGrid>
        <w:gridCol w:w="630"/>
        <w:gridCol w:w="9560"/>
      </w:tblGrid>
      <w:tr w:rsidR="005930ED" w14:paraId="79D34682" w14:textId="77777777">
        <w:tc>
          <w:tcPr>
            <w:tcW w:w="0" w:type="auto"/>
            <w:vAlign w:val="center"/>
          </w:tcPr>
          <w:p w14:paraId="73AAD95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w:t>
            </w:r>
          </w:p>
          <w:p w14:paraId="7C60537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w:t>
            </w:r>
          </w:p>
          <w:p w14:paraId="166DED7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3</w:t>
            </w:r>
          </w:p>
          <w:p w14:paraId="123CD3B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4</w:t>
            </w:r>
          </w:p>
          <w:p w14:paraId="4292DE4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5</w:t>
            </w:r>
          </w:p>
          <w:p w14:paraId="17656E7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6</w:t>
            </w:r>
          </w:p>
          <w:p w14:paraId="294B483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7</w:t>
            </w:r>
          </w:p>
          <w:p w14:paraId="481EF57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8</w:t>
            </w:r>
          </w:p>
          <w:p w14:paraId="66BAF37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9</w:t>
            </w:r>
          </w:p>
          <w:p w14:paraId="2D1B59B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10</w:t>
            </w:r>
          </w:p>
          <w:p w14:paraId="0D4DF63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11</w:t>
            </w:r>
          </w:p>
          <w:p w14:paraId="02EB2D9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12</w:t>
            </w:r>
          </w:p>
          <w:p w14:paraId="1340C7A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13</w:t>
            </w:r>
          </w:p>
          <w:p w14:paraId="37375A2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14</w:t>
            </w:r>
          </w:p>
          <w:p w14:paraId="618AAC3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15</w:t>
            </w:r>
          </w:p>
          <w:p w14:paraId="1FFE75B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16</w:t>
            </w:r>
          </w:p>
          <w:p w14:paraId="7FF74B0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17</w:t>
            </w:r>
          </w:p>
          <w:p w14:paraId="4D06C31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18</w:t>
            </w:r>
          </w:p>
          <w:p w14:paraId="1777C20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19</w:t>
            </w:r>
          </w:p>
          <w:p w14:paraId="685BF4A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20</w:t>
            </w:r>
          </w:p>
          <w:p w14:paraId="2AC6015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21</w:t>
            </w:r>
          </w:p>
          <w:p w14:paraId="092E297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22</w:t>
            </w:r>
          </w:p>
          <w:p w14:paraId="4AF8AEC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23</w:t>
            </w:r>
          </w:p>
          <w:p w14:paraId="415653F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24</w:t>
            </w:r>
          </w:p>
          <w:p w14:paraId="27DF5F9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25</w:t>
            </w:r>
          </w:p>
          <w:p w14:paraId="3F62837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26</w:t>
            </w:r>
          </w:p>
          <w:p w14:paraId="415B1A4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27</w:t>
            </w:r>
          </w:p>
        </w:tc>
        <w:tc>
          <w:tcPr>
            <w:tcW w:w="9560" w:type="dxa"/>
            <w:vAlign w:val="center"/>
          </w:tcPr>
          <w:p w14:paraId="5F0B83F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#include &lt;Wire.h&gt;</w:t>
            </w:r>
          </w:p>
          <w:p w14:paraId="57D2455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#include &lt;Adafruit_MLX90614.h&gt;</w:t>
            </w:r>
          </w:p>
          <w:p w14:paraId="38BBE83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w:t>
            </w:r>
          </w:p>
          <w:p w14:paraId="1BC7466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Adafruit_MLX90614 mlx = Adafruit_MLX90614();</w:t>
            </w:r>
          </w:p>
          <w:p w14:paraId="46E432B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w:t>
            </w:r>
          </w:p>
          <w:p w14:paraId="3B7A356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w:t>
            </w:r>
          </w:p>
          <w:p w14:paraId="5A60711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p w14:paraId="40E0293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Serial.begin(9600);</w:t>
            </w:r>
          </w:p>
          <w:p w14:paraId="72993DD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mlx.</w:t>
            </w:r>
            <w:proofErr w:type="gramStart"/>
            <w:r>
              <w:rPr>
                <w:rFonts w:ascii="Times New Roman" w:hAnsi="Times New Roman" w:cs="Times New Roman"/>
                <w:sz w:val="24"/>
                <w:szCs w:val="24"/>
              </w:rPr>
              <w:t>begin(</w:t>
            </w:r>
            <w:proofErr w:type="gramEnd"/>
            <w:r>
              <w:rPr>
                <w:rFonts w:ascii="Times New Roman" w:hAnsi="Times New Roman" w:cs="Times New Roman"/>
                <w:sz w:val="24"/>
                <w:szCs w:val="24"/>
              </w:rPr>
              <w:t>);</w:t>
            </w:r>
          </w:p>
          <w:p w14:paraId="7BE5BF9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p w14:paraId="37F4BC8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w:t>
            </w:r>
          </w:p>
          <w:p w14:paraId="42F186C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w:t>
            </w:r>
          </w:p>
          <w:p w14:paraId="46CD0E5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p w14:paraId="43ABC4F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Serial.print("Ambient = ");</w:t>
            </w:r>
          </w:p>
          <w:p w14:paraId="2FB1369E"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w:t>
            </w:r>
            <w:proofErr w:type="gramStart"/>
            <w:r>
              <w:rPr>
                <w:rFonts w:ascii="Times New Roman" w:hAnsi="Times New Roman" w:cs="Times New Roman"/>
                <w:sz w:val="24"/>
                <w:szCs w:val="24"/>
              </w:rPr>
              <w:t>mlx.readAmbientTempC</w:t>
            </w:r>
            <w:proofErr w:type="gramEnd"/>
            <w:r>
              <w:rPr>
                <w:rFonts w:ascii="Times New Roman" w:hAnsi="Times New Roman" w:cs="Times New Roman"/>
                <w:sz w:val="24"/>
                <w:szCs w:val="24"/>
              </w:rPr>
              <w:t>());</w:t>
            </w:r>
          </w:p>
          <w:p w14:paraId="3C8905E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Serial.print("*C\tObject = ");</w:t>
            </w:r>
          </w:p>
          <w:p w14:paraId="6FB4DCE3"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w:t>
            </w:r>
            <w:proofErr w:type="gramStart"/>
            <w:r>
              <w:rPr>
                <w:rFonts w:ascii="Times New Roman" w:hAnsi="Times New Roman" w:cs="Times New Roman"/>
                <w:sz w:val="24"/>
                <w:szCs w:val="24"/>
              </w:rPr>
              <w:t>mlx.readObjectTempC</w:t>
            </w:r>
            <w:proofErr w:type="gramEnd"/>
            <w:r>
              <w:rPr>
                <w:rFonts w:ascii="Times New Roman" w:hAnsi="Times New Roman" w:cs="Times New Roman"/>
                <w:sz w:val="24"/>
                <w:szCs w:val="24"/>
              </w:rPr>
              <w:t>());</w:t>
            </w:r>
          </w:p>
          <w:p w14:paraId="088AEC7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Serial.println("*C");</w:t>
            </w:r>
          </w:p>
          <w:p w14:paraId="549EA91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Serial.print("Ambient = ");</w:t>
            </w:r>
          </w:p>
          <w:p w14:paraId="65CA7821"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w:t>
            </w:r>
            <w:proofErr w:type="gramStart"/>
            <w:r>
              <w:rPr>
                <w:rFonts w:ascii="Times New Roman" w:hAnsi="Times New Roman" w:cs="Times New Roman"/>
                <w:sz w:val="24"/>
                <w:szCs w:val="24"/>
              </w:rPr>
              <w:t>mlx.readAmbientTempF</w:t>
            </w:r>
            <w:proofErr w:type="gramEnd"/>
            <w:r>
              <w:rPr>
                <w:rFonts w:ascii="Times New Roman" w:hAnsi="Times New Roman" w:cs="Times New Roman"/>
                <w:sz w:val="24"/>
                <w:szCs w:val="24"/>
              </w:rPr>
              <w:t>());</w:t>
            </w:r>
          </w:p>
          <w:p w14:paraId="236F657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Serial.print("*F\tObject = ");</w:t>
            </w:r>
          </w:p>
          <w:p w14:paraId="0394CAD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w:t>
            </w:r>
            <w:proofErr w:type="gramStart"/>
            <w:r>
              <w:rPr>
                <w:rFonts w:ascii="Times New Roman" w:hAnsi="Times New Roman" w:cs="Times New Roman"/>
                <w:sz w:val="24"/>
                <w:szCs w:val="24"/>
              </w:rPr>
              <w:t>mlx.readObjectTempF</w:t>
            </w:r>
            <w:proofErr w:type="gramEnd"/>
            <w:r>
              <w:rPr>
                <w:rFonts w:ascii="Times New Roman" w:hAnsi="Times New Roman" w:cs="Times New Roman"/>
                <w:sz w:val="24"/>
                <w:szCs w:val="24"/>
              </w:rPr>
              <w:t>());</w:t>
            </w:r>
          </w:p>
          <w:p w14:paraId="7E368BE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Serial.println("*F");</w:t>
            </w:r>
          </w:p>
          <w:p w14:paraId="0DA2B33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w:t>
            </w:r>
          </w:p>
          <w:p w14:paraId="35C19D0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Serial.println();</w:t>
            </w:r>
          </w:p>
          <w:p w14:paraId="5FB28FF4" w14:textId="77777777" w:rsidR="005930ED" w:rsidRDefault="00522E1B">
            <w:pPr>
              <w:rPr>
                <w:rFonts w:ascii="Times New Roman" w:hAnsi="Times New Roman" w:cs="Times New Roman"/>
                <w:sz w:val="24"/>
                <w:szCs w:val="24"/>
              </w:rPr>
            </w:pP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1000);</w:t>
            </w:r>
          </w:p>
          <w:p w14:paraId="60495F2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tc>
      </w:tr>
    </w:tbl>
    <w:p w14:paraId="3944DB0B" w14:textId="77777777" w:rsidR="005930ED" w:rsidRDefault="00522E1B">
      <w:pPr>
        <w:rPr>
          <w:rFonts w:ascii="Times New Roman" w:hAnsi="Times New Roman" w:cs="Times New Roman"/>
          <w:b/>
          <w:bCs/>
          <w:sz w:val="28"/>
          <w:szCs w:val="28"/>
        </w:rPr>
      </w:pPr>
      <w:bookmarkStart w:id="18" w:name="_Toc77271521"/>
      <w:r>
        <w:rPr>
          <w:rFonts w:ascii="Times New Roman" w:hAnsi="Times New Roman" w:cs="Times New Roman"/>
          <w:b/>
          <w:bCs/>
          <w:sz w:val="28"/>
          <w:szCs w:val="28"/>
        </w:rPr>
        <w:lastRenderedPageBreak/>
        <w:t>2.</w:t>
      </w:r>
      <w:bookmarkEnd w:id="18"/>
      <w:r>
        <w:rPr>
          <w:rFonts w:ascii="Times New Roman" w:hAnsi="Times New Roman" w:cs="Times New Roman"/>
          <w:b/>
          <w:bCs/>
          <w:sz w:val="28"/>
          <w:szCs w:val="28"/>
        </w:rPr>
        <w:t>4. Output</w:t>
      </w:r>
    </w:p>
    <w:p w14:paraId="21940B8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Open up the Serial monitor window and you should see something like the following, the interesting one is the object temperature and how it varied when I placed an object in front of the sensor, the ambient reading stayed the same</w:t>
      </w:r>
    </w:p>
    <w:p w14:paraId="478B7F1B" w14:textId="77777777" w:rsidR="005930ED" w:rsidRDefault="00522E1B">
      <w:pPr>
        <w:rPr>
          <w:rFonts w:ascii="Times New Roman" w:hAnsi="Times New Roman" w:cs="Times New Roman"/>
        </w:rPr>
      </w:pPr>
      <w:r>
        <w:rPr>
          <w:rFonts w:ascii="Times New Roman" w:hAnsi="Times New Roman" w:cs="Times New Roman"/>
          <w:sz w:val="24"/>
          <w:szCs w:val="24"/>
        </w:rPr>
        <w:t>Ambient = 22.13*C Object = 46.25*C</w:t>
      </w:r>
      <w:r>
        <w:rPr>
          <w:rFonts w:ascii="Times New Roman" w:hAnsi="Times New Roman" w:cs="Times New Roman"/>
          <w:sz w:val="24"/>
          <w:szCs w:val="24"/>
        </w:rPr>
        <w:br/>
        <w:t>Ambient = 22.13*C Object = 46.25*C</w:t>
      </w:r>
    </w:p>
    <w:p w14:paraId="4D97FDB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Ambient = 71.83*F Object = 115.25*F</w:t>
      </w:r>
      <w:r>
        <w:rPr>
          <w:rFonts w:ascii="Times New Roman" w:hAnsi="Times New Roman" w:cs="Times New Roman"/>
          <w:sz w:val="24"/>
          <w:szCs w:val="24"/>
        </w:rPr>
        <w:br/>
        <w:t>Ambient = 22.91*C Object = 68.71*C</w:t>
      </w:r>
    </w:p>
    <w:p w14:paraId="5AECECDB"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Ambient = 73.24*F Object = 155.68*F</w:t>
      </w:r>
      <w:r>
        <w:rPr>
          <w:rFonts w:ascii="Times New Roman" w:hAnsi="Times New Roman" w:cs="Times New Roman"/>
          <w:sz w:val="24"/>
          <w:szCs w:val="24"/>
        </w:rPr>
        <w:br/>
        <w:t>Ambient = 23.89*C Object = 64.25*C</w:t>
      </w:r>
    </w:p>
    <w:p w14:paraId="4E47812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Ambient = 75.00*F Object = 147.65*F</w:t>
      </w:r>
      <w:r>
        <w:rPr>
          <w:rFonts w:ascii="Times New Roman" w:hAnsi="Times New Roman" w:cs="Times New Roman"/>
          <w:sz w:val="24"/>
          <w:szCs w:val="24"/>
        </w:rPr>
        <w:br/>
        <w:t>Ambient = 24.79*C Object = 58.79*C</w:t>
      </w:r>
    </w:p>
    <w:p w14:paraId="2833593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Ambient = 76.62*F Object = 137.82*F</w:t>
      </w:r>
      <w:r>
        <w:rPr>
          <w:rFonts w:ascii="Times New Roman" w:hAnsi="Times New Roman" w:cs="Times New Roman"/>
          <w:sz w:val="24"/>
          <w:szCs w:val="24"/>
        </w:rPr>
        <w:br/>
        <w:t>Ambient = 25.45*C Object = 54.07*C</w:t>
      </w:r>
    </w:p>
    <w:p w14:paraId="54F3545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Ambient = 77.81*F Object = 129.33*F</w:t>
      </w:r>
      <w:r>
        <w:rPr>
          <w:rFonts w:ascii="Times New Roman" w:hAnsi="Times New Roman" w:cs="Times New Roman"/>
          <w:sz w:val="24"/>
          <w:szCs w:val="24"/>
        </w:rPr>
        <w:br/>
        <w:t>Ambient = 26.09*C Object = 50.89*C</w:t>
      </w:r>
    </w:p>
    <w:p w14:paraId="15F7B659" w14:textId="77777777" w:rsidR="005930ED" w:rsidRDefault="005930ED">
      <w:pPr>
        <w:rPr>
          <w:rFonts w:ascii="Times New Roman" w:hAnsi="Times New Roman" w:cs="Times New Roman"/>
        </w:rPr>
      </w:pPr>
    </w:p>
    <w:p w14:paraId="5B1B29E8" w14:textId="77777777" w:rsidR="005930ED" w:rsidRDefault="005930ED">
      <w:pPr>
        <w:rPr>
          <w:rFonts w:ascii="Times New Roman" w:hAnsi="Times New Roman" w:cs="Times New Roman"/>
          <w:b/>
          <w:bCs/>
          <w:sz w:val="28"/>
          <w:szCs w:val="28"/>
        </w:rPr>
        <w:sectPr w:rsidR="005930ED">
          <w:footerReference w:type="default" r:id="rId46"/>
          <w:footerReference w:type="first" r:id="rId47"/>
          <w:pgSz w:w="11906" w:h="16838"/>
          <w:pgMar w:top="1701" w:right="851" w:bottom="1701" w:left="2268" w:header="706" w:footer="706" w:gutter="0"/>
          <w:pgNumType w:start="1" w:chapStyle="1"/>
          <w:cols w:space="708"/>
          <w:titlePg/>
          <w:docGrid w:linePitch="360"/>
        </w:sectPr>
      </w:pPr>
      <w:bookmarkStart w:id="19" w:name="_Toc77271522"/>
    </w:p>
    <w:p w14:paraId="3C237E40" w14:textId="77777777" w:rsidR="005930ED" w:rsidRDefault="00522E1B">
      <w:pPr>
        <w:ind w:firstLineChars="1250" w:firstLine="3514"/>
        <w:jc w:val="both"/>
        <w:rPr>
          <w:rFonts w:ascii="Times New Roman" w:hAnsi="Times New Roman" w:cs="Times New Roman"/>
          <w:b/>
          <w:sz w:val="28"/>
          <w:szCs w:val="28"/>
        </w:rPr>
      </w:pPr>
      <w:r>
        <w:rPr>
          <w:rFonts w:ascii="Times New Roman" w:hAnsi="Times New Roman" w:cs="Times New Roman"/>
          <w:b/>
          <w:sz w:val="28"/>
          <w:szCs w:val="28"/>
        </w:rPr>
        <w:lastRenderedPageBreak/>
        <w:t>CHAPTER - 3</w:t>
      </w:r>
    </w:p>
    <w:p w14:paraId="38AF3657" w14:textId="77777777" w:rsidR="005930ED" w:rsidRDefault="00522E1B">
      <w:pPr>
        <w:ind w:firstLineChars="1200" w:firstLine="3373"/>
        <w:rPr>
          <w:rFonts w:ascii="Times New Roman" w:hAnsi="Times New Roman" w:cs="Times New Roman"/>
          <w:b/>
          <w:bCs/>
          <w:sz w:val="36"/>
          <w:szCs w:val="36"/>
        </w:rPr>
      </w:pPr>
      <w:r>
        <w:rPr>
          <w:rStyle w:val="Hyperlink"/>
          <w:rFonts w:ascii="Times New Roman" w:hAnsi="Times New Roman" w:cs="Times New Roman"/>
          <w:b/>
          <w:bCs/>
          <w:color w:val="000000" w:themeColor="text1"/>
          <w:sz w:val="28"/>
          <w:szCs w:val="28"/>
          <w:u w:val="none"/>
        </w:rPr>
        <w:t>SERVOMOTORS</w:t>
      </w:r>
      <w:bookmarkEnd w:id="19"/>
    </w:p>
    <w:p w14:paraId="34C48052" w14:textId="77777777" w:rsidR="005930ED" w:rsidRDefault="00522E1B">
      <w:pPr>
        <w:rPr>
          <w:rFonts w:ascii="Times New Roman" w:hAnsi="Times New Roman" w:cs="Times New Roman"/>
        </w:rPr>
      </w:pPr>
      <w:bookmarkStart w:id="20" w:name="_Toc77271523"/>
      <w:r>
        <w:rPr>
          <w:rFonts w:ascii="Times New Roman" w:hAnsi="Times New Roman" w:cs="Times New Roman"/>
          <w:b/>
          <w:bCs/>
          <w:sz w:val="28"/>
          <w:szCs w:val="28"/>
        </w:rPr>
        <w:t>3.</w:t>
      </w:r>
      <w:proofErr w:type="gramStart"/>
      <w:r>
        <w:rPr>
          <w:rFonts w:ascii="Times New Roman" w:hAnsi="Times New Roman" w:cs="Times New Roman"/>
          <w:b/>
          <w:bCs/>
          <w:sz w:val="28"/>
          <w:szCs w:val="28"/>
        </w:rPr>
        <w:t>1.How</w:t>
      </w:r>
      <w:proofErr w:type="gramEnd"/>
      <w:r>
        <w:rPr>
          <w:rFonts w:ascii="Times New Roman" w:hAnsi="Times New Roman" w:cs="Times New Roman"/>
          <w:b/>
          <w:bCs/>
          <w:sz w:val="28"/>
          <w:szCs w:val="28"/>
        </w:rPr>
        <w:t xml:space="preserve"> Servo Motor Works &amp; Interface It With Arduino</w:t>
      </w:r>
      <w:bookmarkEnd w:id="20"/>
    </w:p>
    <w:p w14:paraId="717BA606"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0FAA478B" wp14:editId="128769FA">
            <wp:extent cx="3787140" cy="2163445"/>
            <wp:effectExtent l="0" t="0" r="7620" b="635"/>
            <wp:docPr id="39" name="Picture 39" descr="Tutorial for Interfacing Servo Mot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utorial for Interfacing Servo Motor with Arduin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64031" cy="2207440"/>
                    </a:xfrm>
                    <a:prstGeom prst="rect">
                      <a:avLst/>
                    </a:prstGeom>
                    <a:noFill/>
                    <a:ln>
                      <a:noFill/>
                    </a:ln>
                  </pic:spPr>
                </pic:pic>
              </a:graphicData>
            </a:graphic>
          </wp:inline>
        </w:drawing>
      </w:r>
    </w:p>
    <w:p w14:paraId="2F9D250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Want to add motion to your next Arduino project without building a motor controller? Then servo motors might be the solid launching point for you.</w:t>
      </w:r>
    </w:p>
    <w:p w14:paraId="3AA21FF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Unlike DC motors, you can precisely control the positioning of these motors. Instruct them where to point, and they’ll do it for you.</w:t>
      </w:r>
    </w:p>
    <w:p w14:paraId="78AFFBF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They’re useful in many robotics projects, such as for turning the front wheels on an RC model for steering or pivoting a sensor to look around on a robotic vehicle.</w:t>
      </w:r>
    </w:p>
    <w:p w14:paraId="12626BBB" w14:textId="77777777" w:rsidR="005930ED" w:rsidRDefault="00522E1B">
      <w:pPr>
        <w:jc w:val="both"/>
        <w:rPr>
          <w:rFonts w:ascii="Times New Roman" w:hAnsi="Times New Roman" w:cs="Times New Roman"/>
          <w:sz w:val="24"/>
          <w:szCs w:val="24"/>
        </w:rPr>
      </w:pPr>
      <w:bookmarkStart w:id="21" w:name="_Toc77271524"/>
      <w:r>
        <w:rPr>
          <w:rFonts w:ascii="Times New Roman" w:hAnsi="Times New Roman" w:cs="Times New Roman"/>
          <w:b/>
          <w:bCs/>
          <w:sz w:val="28"/>
          <w:szCs w:val="28"/>
        </w:rPr>
        <w:t>3.</w:t>
      </w:r>
      <w:proofErr w:type="gramStart"/>
      <w:r>
        <w:rPr>
          <w:rFonts w:ascii="Times New Roman" w:hAnsi="Times New Roman" w:cs="Times New Roman"/>
          <w:b/>
          <w:bCs/>
          <w:sz w:val="28"/>
          <w:szCs w:val="28"/>
        </w:rPr>
        <w:t>2.What</w:t>
      </w:r>
      <w:proofErr w:type="gramEnd"/>
      <w:r>
        <w:rPr>
          <w:rFonts w:ascii="Times New Roman" w:hAnsi="Times New Roman" w:cs="Times New Roman"/>
          <w:b/>
          <w:bCs/>
          <w:sz w:val="28"/>
          <w:szCs w:val="28"/>
        </w:rPr>
        <w:t xml:space="preserve"> is Servo?</w:t>
      </w:r>
      <w:bookmarkEnd w:id="21"/>
    </w:p>
    <w:p w14:paraId="64CBAA8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is a general term for a closed loop control system.</w:t>
      </w:r>
    </w:p>
    <w:p w14:paraId="745A6684" w14:textId="77777777" w:rsidR="005930ED" w:rsidRDefault="00522E1B">
      <w:pPr>
        <w:jc w:val="both"/>
        <w:rPr>
          <w:rFonts w:ascii="Times New Roman" w:hAnsi="Times New Roman" w:cs="Times New Roman"/>
        </w:rPr>
      </w:pPr>
      <w:r>
        <w:rPr>
          <w:rFonts w:ascii="Times New Roman" w:hAnsi="Times New Roman" w:cs="Times New Roman"/>
          <w:sz w:val="24"/>
          <w:szCs w:val="24"/>
        </w:rPr>
        <w:t>A closed loop system uses the feedback signal to adjust the speed and direction of the motor to achieve the desired result.</w:t>
      </w:r>
    </w:p>
    <w:p w14:paraId="4B1BD5DB"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6FF9646C" wp14:editId="4D8E83D0">
            <wp:extent cx="4770120" cy="1714500"/>
            <wp:effectExtent l="0" t="0" r="0" b="7620"/>
            <wp:docPr id="38" name="Picture 38" descr="servo motor closed loop system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ervo motor closed loop system block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70120" cy="1714500"/>
                    </a:xfrm>
                    <a:prstGeom prst="rect">
                      <a:avLst/>
                    </a:prstGeom>
                    <a:noFill/>
                    <a:ln>
                      <a:noFill/>
                    </a:ln>
                  </pic:spPr>
                </pic:pic>
              </a:graphicData>
            </a:graphic>
          </wp:inline>
        </w:drawing>
      </w:r>
    </w:p>
    <w:p w14:paraId="05E80EC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RC servo motor works on the same principal. It contains a small DC motor connected to the output shaft through the gears.</w:t>
      </w:r>
    </w:p>
    <w:p w14:paraId="328C729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The output shaft drives a servo arm and is also connected to a potentiometer (pot).</w:t>
      </w:r>
    </w:p>
    <w:p w14:paraId="5114D376"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6F6390B6" wp14:editId="59B38143">
            <wp:extent cx="4343400" cy="2423160"/>
            <wp:effectExtent l="0" t="0" r="0" b="0"/>
            <wp:docPr id="37" name="Picture 37" descr="servo motor internal structur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rvo motor internal structure illustr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3400" cy="2423160"/>
                    </a:xfrm>
                    <a:prstGeom prst="rect">
                      <a:avLst/>
                    </a:prstGeom>
                    <a:noFill/>
                    <a:ln>
                      <a:noFill/>
                    </a:ln>
                  </pic:spPr>
                </pic:pic>
              </a:graphicData>
            </a:graphic>
          </wp:inline>
        </w:drawing>
      </w:r>
    </w:p>
    <w:p w14:paraId="2701301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potentiometer provides position feedback to the servo control unit where the current position of the motor is compared to the target position.</w:t>
      </w:r>
    </w:p>
    <w:p w14:paraId="739E63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According to the error, the control unit corrects the actual position of the motor so that it matches the target position.</w:t>
      </w:r>
    </w:p>
    <w:p w14:paraId="1E66B471" w14:textId="77777777" w:rsidR="005930ED" w:rsidRDefault="00522E1B">
      <w:pPr>
        <w:jc w:val="both"/>
        <w:rPr>
          <w:rFonts w:ascii="Times New Roman" w:hAnsi="Times New Roman" w:cs="Times New Roman"/>
          <w:b/>
          <w:bCs/>
          <w:sz w:val="28"/>
          <w:szCs w:val="28"/>
        </w:rPr>
      </w:pPr>
      <w:bookmarkStart w:id="22" w:name="_Toc77271525"/>
      <w:r>
        <w:rPr>
          <w:rFonts w:ascii="Times New Roman" w:hAnsi="Times New Roman" w:cs="Times New Roman"/>
          <w:b/>
          <w:bCs/>
          <w:sz w:val="28"/>
          <w:szCs w:val="28"/>
        </w:rPr>
        <w:t>3.</w:t>
      </w:r>
      <w:proofErr w:type="gramStart"/>
      <w:r>
        <w:rPr>
          <w:rFonts w:ascii="Times New Roman" w:hAnsi="Times New Roman" w:cs="Times New Roman"/>
          <w:b/>
          <w:bCs/>
          <w:sz w:val="28"/>
          <w:szCs w:val="28"/>
        </w:rPr>
        <w:t>3.How</w:t>
      </w:r>
      <w:proofErr w:type="gramEnd"/>
      <w:r>
        <w:rPr>
          <w:rFonts w:ascii="Times New Roman" w:hAnsi="Times New Roman" w:cs="Times New Roman"/>
          <w:b/>
          <w:bCs/>
          <w:sz w:val="28"/>
          <w:szCs w:val="28"/>
        </w:rPr>
        <w:t xml:space="preserve"> Servo Motors Work?</w:t>
      </w:r>
      <w:bookmarkEnd w:id="22"/>
    </w:p>
    <w:p w14:paraId="6525234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You can control the servo motor by sending a series of pulses to the signal line. A conventional analog servo motor expects to receive a pulse roughly every 20 milliseconds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signal should be 50Hz).</w:t>
      </w:r>
    </w:p>
    <w:p w14:paraId="5CC8090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length of the pulse determines the position of the servo motor.</w:t>
      </w:r>
    </w:p>
    <w:p w14:paraId="01102DE4"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5672DDF3" wp14:editId="0FB9A1BA">
            <wp:extent cx="5371465" cy="4267200"/>
            <wp:effectExtent l="0" t="0" r="8255" b="0"/>
            <wp:docPr id="36" name="Picture 36" descr="servo motor working tim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ervo motor working timing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71465" cy="4267200"/>
                    </a:xfrm>
                    <a:prstGeom prst="rect">
                      <a:avLst/>
                    </a:prstGeom>
                    <a:noFill/>
                    <a:ln>
                      <a:noFill/>
                    </a:ln>
                  </pic:spPr>
                </pic:pic>
              </a:graphicData>
            </a:graphic>
          </wp:inline>
        </w:drawing>
      </w:r>
    </w:p>
    <w:p w14:paraId="64BD221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the pulse is high for 1ms, then the servo angle will be zero.</w:t>
      </w:r>
    </w:p>
    <w:p w14:paraId="46D201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the pulse is high for 1.5ms, then the servo will be at its center position.</w:t>
      </w:r>
    </w:p>
    <w:p w14:paraId="01948B8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the pulse is high for 2ms, then the servo will at 180 degrees.</w:t>
      </w:r>
    </w:p>
    <w:p w14:paraId="3AB962F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Pulses ranging between 1ms and 2ms will move the servo shaft through the full 180 degrees of its travel.</w:t>
      </w:r>
    </w:p>
    <w:p w14:paraId="75160B3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duration of the pulses may sometimes vary with different brands and they can be 0.5ms for 0 degrees and 2.5ms for 180 degrees.</w:t>
      </w:r>
    </w:p>
    <w:p w14:paraId="69B9742E" w14:textId="77777777" w:rsidR="005930ED" w:rsidRDefault="00522E1B">
      <w:pPr>
        <w:jc w:val="both"/>
        <w:rPr>
          <w:rFonts w:ascii="Times New Roman" w:hAnsi="Times New Roman" w:cs="Times New Roman"/>
          <w:b/>
          <w:bCs/>
          <w:sz w:val="28"/>
          <w:szCs w:val="28"/>
        </w:rPr>
      </w:pPr>
      <w:bookmarkStart w:id="23" w:name="_Toc77271526"/>
      <w:r>
        <w:rPr>
          <w:rFonts w:ascii="Times New Roman" w:hAnsi="Times New Roman" w:cs="Times New Roman"/>
          <w:b/>
          <w:bCs/>
          <w:sz w:val="28"/>
          <w:szCs w:val="28"/>
        </w:rPr>
        <w:t>3.4. Servo Motor Pinout</w:t>
      </w:r>
      <w:bookmarkEnd w:id="23"/>
    </w:p>
    <w:p w14:paraId="0AAAE6E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motors typically have three connections and are as follows:</w:t>
      </w:r>
    </w:p>
    <w:p w14:paraId="5968C564"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5F7E0601" wp14:editId="00B93F5D">
            <wp:extent cx="3322320" cy="3576320"/>
            <wp:effectExtent l="0" t="0" r="0" b="5080"/>
            <wp:docPr id="35" name="Picture 35" descr="servo mo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rvo motor pinout"/>
                    <pic:cNvPicPr>
                      <a:picLocks noChangeAspect="1" noChangeArrowheads="1"/>
                    </pic:cNvPicPr>
                  </pic:nvPicPr>
                  <pic:blipFill>
                    <a:blip r:embed="rId52">
                      <a:extLst>
                        <a:ext uri="{28A0092B-C50C-407E-A947-70E740481C1C}">
                          <a14:useLocalDpi xmlns:a14="http://schemas.microsoft.com/office/drawing/2010/main" val="0"/>
                        </a:ext>
                      </a:extLst>
                    </a:blip>
                    <a:srcRect l="1529" t="-475" r="-1529" b="11389"/>
                    <a:stretch>
                      <a:fillRect/>
                    </a:stretch>
                  </pic:blipFill>
                  <pic:spPr>
                    <a:xfrm>
                      <a:off x="0" y="0"/>
                      <a:ext cx="3322320" cy="3576320"/>
                    </a:xfrm>
                    <a:prstGeom prst="rect">
                      <a:avLst/>
                    </a:prstGeom>
                    <a:noFill/>
                    <a:ln>
                      <a:noFill/>
                    </a:ln>
                  </pic:spPr>
                </pic:pic>
              </a:graphicData>
            </a:graphic>
          </wp:inline>
        </w:drawing>
      </w:r>
    </w:p>
    <w:p w14:paraId="2369843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GND is a common ground for both the motor and logic.</w:t>
      </w:r>
    </w:p>
    <w:p w14:paraId="2202FC1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5V is a positive voltage that powers the servo.</w:t>
      </w:r>
    </w:p>
    <w:p w14:paraId="678ECA3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Control is input for the control system.</w:t>
      </w:r>
    </w:p>
    <w:p w14:paraId="6BF0661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color of the wires varies between servo motors, but the red wire is always 5V and GND will either be black or brown. The control wire is usually orange or yellow.</w:t>
      </w:r>
    </w:p>
    <w:p w14:paraId="008A40F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Wiring Servo Motor to Arduino UNO</w:t>
      </w:r>
    </w:p>
    <w:p w14:paraId="52EB739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Let’s hook the servo motor up to the Arduino.</w:t>
      </w:r>
    </w:p>
    <w:p w14:paraId="2DBE273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let’s use SG90 Micro Servo Motor. It runs on 4.8-6VDC (5V Typical) and can rotate approximately 180 degrees (90 in each direction).</w:t>
      </w:r>
    </w:p>
    <w:p w14:paraId="72F4747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It consumes around 10mA at idle and 100mA to 250mA when moving, so we can power it up through 5-volt output on the Arduino.</w:t>
      </w:r>
    </w:p>
    <w:p w14:paraId="2724547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have a servo that consumes more than 250mA, consider using a separate power supply for your servo.</w:t>
      </w:r>
    </w:p>
    <w:p w14:paraId="37C845D9" w14:textId="77777777" w:rsidR="005930ED" w:rsidRDefault="00522E1B">
      <w:pPr>
        <w:jc w:val="both"/>
        <w:rPr>
          <w:rFonts w:ascii="Times New Roman" w:hAnsi="Times New Roman" w:cs="Times New Roman"/>
        </w:rPr>
      </w:pPr>
      <w:r>
        <w:rPr>
          <w:rFonts w:ascii="Times New Roman" w:hAnsi="Times New Roman" w:cs="Times New Roman"/>
          <w:sz w:val="24"/>
          <w:szCs w:val="24"/>
        </w:rPr>
        <w:t>Connect the Red wire to the 5V on Arduino (or DC jack) and Black/Brown wire to ground. Finally connect the Orange/Yellow wire to the PWM enabled pin 9.</w:t>
      </w:r>
    </w:p>
    <w:p w14:paraId="192C64A9"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5DC094F2" wp14:editId="401EF0AA">
            <wp:extent cx="5372100" cy="5705475"/>
            <wp:effectExtent l="0" t="0" r="7620" b="9525"/>
            <wp:docPr id="34" name="Picture 34" descr="connecting servo motor to arduino uno swee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nnecting servo motor to arduino uno sweep co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372100" cy="5705475"/>
                    </a:xfrm>
                    <a:prstGeom prst="rect">
                      <a:avLst/>
                    </a:prstGeom>
                    <a:noFill/>
                    <a:ln>
                      <a:noFill/>
                    </a:ln>
                  </pic:spPr>
                </pic:pic>
              </a:graphicData>
            </a:graphic>
          </wp:inline>
        </w:drawing>
      </w:r>
    </w:p>
    <w:p w14:paraId="571E5E2B" w14:textId="77777777" w:rsidR="005930ED" w:rsidRDefault="005930ED">
      <w:pPr>
        <w:jc w:val="both"/>
        <w:rPr>
          <w:rFonts w:ascii="Times New Roman" w:hAnsi="Times New Roman" w:cs="Times New Roman"/>
          <w:b/>
          <w:bCs/>
          <w:sz w:val="28"/>
          <w:szCs w:val="28"/>
        </w:rPr>
      </w:pPr>
      <w:bookmarkStart w:id="24" w:name="_Toc77271527"/>
    </w:p>
    <w:p w14:paraId="430F68FE" w14:textId="77777777" w:rsidR="005930ED" w:rsidRDefault="005930ED">
      <w:pPr>
        <w:jc w:val="both"/>
        <w:rPr>
          <w:rFonts w:ascii="Times New Roman" w:hAnsi="Times New Roman" w:cs="Times New Roman"/>
          <w:b/>
          <w:bCs/>
          <w:sz w:val="28"/>
          <w:szCs w:val="28"/>
        </w:rPr>
      </w:pPr>
    </w:p>
    <w:p w14:paraId="413BBC27" w14:textId="77777777" w:rsidR="005930ED" w:rsidRDefault="00522E1B">
      <w:pPr>
        <w:jc w:val="both"/>
        <w:rPr>
          <w:rFonts w:ascii="Times New Roman" w:hAnsi="Times New Roman" w:cs="Times New Roman"/>
          <w:b/>
          <w:bCs/>
          <w:sz w:val="28"/>
          <w:szCs w:val="28"/>
        </w:rPr>
      </w:pPr>
      <w:r>
        <w:rPr>
          <w:rFonts w:ascii="Times New Roman" w:hAnsi="Times New Roman" w:cs="Times New Roman"/>
          <w:b/>
          <w:bCs/>
          <w:sz w:val="28"/>
          <w:szCs w:val="28"/>
        </w:rPr>
        <w:t>3.</w:t>
      </w:r>
      <w:proofErr w:type="gramStart"/>
      <w:r>
        <w:rPr>
          <w:rFonts w:ascii="Times New Roman" w:hAnsi="Times New Roman" w:cs="Times New Roman"/>
          <w:b/>
          <w:bCs/>
          <w:sz w:val="28"/>
          <w:szCs w:val="28"/>
        </w:rPr>
        <w:t>5.Arduino</w:t>
      </w:r>
      <w:proofErr w:type="gramEnd"/>
      <w:r>
        <w:rPr>
          <w:rFonts w:ascii="Times New Roman" w:hAnsi="Times New Roman" w:cs="Times New Roman"/>
          <w:b/>
          <w:bCs/>
          <w:sz w:val="28"/>
          <w:szCs w:val="28"/>
        </w:rPr>
        <w:t xml:space="preserve"> Code – Sweep</w:t>
      </w:r>
      <w:bookmarkEnd w:id="24"/>
    </w:p>
    <w:p w14:paraId="2BAE02E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For our first Arduino sketch, we will use one of the built-in examples that come with the Arduino IDE.</w:t>
      </w:r>
    </w:p>
    <w:p w14:paraId="4DB13BF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Go to the Examples sub-menu. Select the Servo and Load the Sweep sketch.</w:t>
      </w:r>
    </w:p>
    <w:p w14:paraId="23575957" w14:textId="77777777" w:rsidR="005930ED" w:rsidRDefault="005930ED">
      <w:pPr>
        <w:rPr>
          <w:rFonts w:ascii="Times New Roman" w:hAnsi="Times New Roman" w:cs="Times New Roman"/>
        </w:rPr>
      </w:pPr>
    </w:p>
    <w:p w14:paraId="690B1ED1"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7E038C83" wp14:editId="693266DD">
            <wp:extent cx="5379720" cy="5715000"/>
            <wp:effectExtent l="0" t="0" r="0" b="0"/>
            <wp:docPr id="33" name="Picture 33" descr="servo swee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rvo sweep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379720" cy="5715000"/>
                    </a:xfrm>
                    <a:prstGeom prst="rect">
                      <a:avLst/>
                    </a:prstGeom>
                    <a:noFill/>
                    <a:ln>
                      <a:noFill/>
                    </a:ln>
                  </pic:spPr>
                </pic:pic>
              </a:graphicData>
            </a:graphic>
          </wp:inline>
        </w:drawing>
      </w:r>
    </w:p>
    <w:p w14:paraId="6AAA2B5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Go ahead and upload the sketch. You will immediately see the motor moving in one direction and then going back in another.</w:t>
      </w:r>
    </w:p>
    <w:p w14:paraId="1D4C91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&lt;Servo.h&gt;</w:t>
      </w:r>
    </w:p>
    <w:p w14:paraId="1D81407C" w14:textId="77777777" w:rsidR="005930ED" w:rsidRDefault="005930ED">
      <w:pPr>
        <w:jc w:val="both"/>
        <w:rPr>
          <w:rFonts w:ascii="Times New Roman" w:hAnsi="Times New Roman" w:cs="Times New Roman"/>
          <w:sz w:val="24"/>
          <w:szCs w:val="24"/>
        </w:rPr>
      </w:pPr>
    </w:p>
    <w:p w14:paraId="0293899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servoPin = 9;</w:t>
      </w:r>
    </w:p>
    <w:p w14:paraId="71118C8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servo;</w:t>
      </w:r>
    </w:p>
    <w:p w14:paraId="4949768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int angle = </w:t>
      </w:r>
      <w:proofErr w:type="gramStart"/>
      <w:r>
        <w:rPr>
          <w:rFonts w:ascii="Times New Roman" w:hAnsi="Times New Roman" w:cs="Times New Roman"/>
          <w:sz w:val="24"/>
          <w:szCs w:val="24"/>
        </w:rPr>
        <w:t>0;  /</w:t>
      </w:r>
      <w:proofErr w:type="gramEnd"/>
      <w:r>
        <w:rPr>
          <w:rFonts w:ascii="Times New Roman" w:hAnsi="Times New Roman" w:cs="Times New Roman"/>
          <w:sz w:val="24"/>
          <w:szCs w:val="24"/>
        </w:rPr>
        <w:t>/ servo position in degrees</w:t>
      </w:r>
    </w:p>
    <w:p w14:paraId="22561010" w14:textId="77777777" w:rsidR="005930ED" w:rsidRDefault="005930ED">
      <w:pPr>
        <w:rPr>
          <w:rFonts w:ascii="Times New Roman" w:hAnsi="Times New Roman" w:cs="Times New Roman"/>
          <w:sz w:val="24"/>
          <w:szCs w:val="24"/>
        </w:rPr>
      </w:pPr>
    </w:p>
    <w:p w14:paraId="5AB2ED8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w:t>
      </w:r>
    </w:p>
    <w:p w14:paraId="1D50662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servo.attach</w:t>
      </w:r>
      <w:proofErr w:type="gramEnd"/>
      <w:r>
        <w:rPr>
          <w:rFonts w:ascii="Times New Roman" w:hAnsi="Times New Roman" w:cs="Times New Roman"/>
          <w:sz w:val="24"/>
          <w:szCs w:val="24"/>
        </w:rPr>
        <w:t>(servoPin);</w:t>
      </w:r>
    </w:p>
    <w:p w14:paraId="306CEDB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5DE9759A" w14:textId="77777777" w:rsidR="005930ED" w:rsidRDefault="005930ED">
      <w:pPr>
        <w:jc w:val="both"/>
        <w:rPr>
          <w:rFonts w:ascii="Times New Roman" w:hAnsi="Times New Roman" w:cs="Times New Roman"/>
          <w:sz w:val="24"/>
          <w:szCs w:val="24"/>
        </w:rPr>
      </w:pPr>
    </w:p>
    <w:p w14:paraId="60517E2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t>
      </w:r>
    </w:p>
    <w:p w14:paraId="31612C2E" w14:textId="77777777" w:rsidR="005930ED" w:rsidRDefault="005930ED">
      <w:pPr>
        <w:jc w:val="both"/>
        <w:rPr>
          <w:rFonts w:ascii="Times New Roman" w:hAnsi="Times New Roman" w:cs="Times New Roman"/>
          <w:sz w:val="24"/>
          <w:szCs w:val="24"/>
        </w:rPr>
      </w:pPr>
    </w:p>
    <w:p w14:paraId="77E8B94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scan from 0 to 180 degrees</w:t>
      </w:r>
    </w:p>
    <w:p w14:paraId="3618A71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angle = 0; angle &lt; 180; angle++) {</w:t>
      </w:r>
    </w:p>
    <w:p w14:paraId="6ACF168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servo.write</w:t>
      </w:r>
      <w:proofErr w:type="gramEnd"/>
      <w:r>
        <w:rPr>
          <w:rFonts w:ascii="Times New Roman" w:hAnsi="Times New Roman" w:cs="Times New Roman"/>
          <w:sz w:val="24"/>
          <w:szCs w:val="24"/>
        </w:rPr>
        <w:t>(angle);</w:t>
      </w:r>
    </w:p>
    <w:p w14:paraId="259F94C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15);</w:t>
      </w:r>
    </w:p>
    <w:p w14:paraId="761B736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1628145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1AA0E4E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now scan back from 180 to 0 degrees</w:t>
      </w:r>
    </w:p>
    <w:p w14:paraId="297A84E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angle = 180; angle &gt; 0; angle--) {</w:t>
      </w:r>
    </w:p>
    <w:p w14:paraId="5C4A607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servo.write</w:t>
      </w:r>
      <w:proofErr w:type="gramEnd"/>
      <w:r>
        <w:rPr>
          <w:rFonts w:ascii="Times New Roman" w:hAnsi="Times New Roman" w:cs="Times New Roman"/>
          <w:sz w:val="24"/>
          <w:szCs w:val="24"/>
        </w:rPr>
        <w:t>(angle);</w:t>
      </w:r>
    </w:p>
    <w:p w14:paraId="2C63DCC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15);</w:t>
      </w:r>
    </w:p>
    <w:p w14:paraId="0E19511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7C491C9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1BDBF939" w14:textId="77777777" w:rsidR="005930ED" w:rsidRDefault="00522E1B">
      <w:pPr>
        <w:jc w:val="both"/>
        <w:rPr>
          <w:rFonts w:ascii="Times New Roman" w:hAnsi="Times New Roman" w:cs="Times New Roman"/>
          <w:b/>
          <w:bCs/>
          <w:sz w:val="28"/>
          <w:szCs w:val="28"/>
        </w:rPr>
      </w:pPr>
      <w:bookmarkStart w:id="25" w:name="_Toc77271528"/>
      <w:r>
        <w:rPr>
          <w:rFonts w:ascii="Times New Roman" w:hAnsi="Times New Roman" w:cs="Times New Roman"/>
          <w:b/>
          <w:bCs/>
          <w:sz w:val="28"/>
          <w:szCs w:val="28"/>
        </w:rPr>
        <w:t>3.</w:t>
      </w:r>
      <w:proofErr w:type="gramStart"/>
      <w:r>
        <w:rPr>
          <w:rFonts w:ascii="Times New Roman" w:hAnsi="Times New Roman" w:cs="Times New Roman"/>
          <w:b/>
          <w:bCs/>
          <w:sz w:val="28"/>
          <w:szCs w:val="28"/>
        </w:rPr>
        <w:t>6.Explanation</w:t>
      </w:r>
      <w:proofErr w:type="gramEnd"/>
      <w:r>
        <w:rPr>
          <w:rFonts w:ascii="Times New Roman" w:hAnsi="Times New Roman" w:cs="Times New Roman"/>
          <w:b/>
          <w:bCs/>
          <w:sz w:val="28"/>
          <w:szCs w:val="28"/>
        </w:rPr>
        <w:t>:</w:t>
      </w:r>
      <w:bookmarkEnd w:id="25"/>
    </w:p>
    <w:p w14:paraId="60F4C41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Controlling servos is not an easy task, but luckily for us, Arduino IDE already contains a very nice library called Servo. It includes simple commands so that you can quickly instruct the servo to turn to a particular angle.</w:t>
      </w:r>
    </w:p>
    <w:p w14:paraId="2914868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are going to use these commands, you need to tell the Arduino IDE that you are using the library with this command:</w:t>
      </w:r>
    </w:p>
    <w:p w14:paraId="13796B1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&lt;Servo.h&gt;</w:t>
      </w:r>
    </w:p>
    <w:p w14:paraId="340D415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next thing we do is declare the Arduino pin to which the control pin of the servo motor is connected.</w:t>
      </w:r>
    </w:p>
    <w:p w14:paraId="7B90A27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int servoPin = 9;</w:t>
      </w:r>
    </w:p>
    <w:p w14:paraId="76B56C5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Below line creates a servo object.</w:t>
      </w:r>
    </w:p>
    <w:p w14:paraId="290B5AB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servo;</w:t>
      </w:r>
    </w:p>
    <w:p w14:paraId="33A509F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You can actually define up to eight servos in this way, for example, if we had two servos, then we could write something like this:</w:t>
      </w:r>
    </w:p>
    <w:p w14:paraId="5D7BDB2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servo1;</w:t>
      </w:r>
    </w:p>
    <w:p w14:paraId="7393A7F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servo2;</w:t>
      </w:r>
    </w:p>
    <w:p w14:paraId="029F49B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variable angle is used to store the current angle of the servo in degrees.</w:t>
      </w:r>
    </w:p>
    <w:p w14:paraId="33DB673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angle = 0;</w:t>
      </w:r>
    </w:p>
    <w:p w14:paraId="0313873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the setup function, we link the servo object to the pin that will control the servo using this command:</w:t>
      </w:r>
    </w:p>
    <w:p w14:paraId="1F383356"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servo.attach</w:t>
      </w:r>
      <w:proofErr w:type="gramEnd"/>
      <w:r>
        <w:rPr>
          <w:rFonts w:ascii="Times New Roman" w:hAnsi="Times New Roman" w:cs="Times New Roman"/>
          <w:sz w:val="24"/>
          <w:szCs w:val="24"/>
        </w:rPr>
        <w:t>(servoPin);</w:t>
      </w:r>
    </w:p>
    <w:p w14:paraId="4A162D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loop function actually contains two for loops. The first loop increases the angle in one direction and the second in the opposite direction.</w:t>
      </w:r>
    </w:p>
    <w:p w14:paraId="4FE0691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Below command tells the servo to update its position to the specified angle.</w:t>
      </w:r>
    </w:p>
    <w:p w14:paraId="6F2CE375"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servo.write</w:t>
      </w:r>
      <w:proofErr w:type="gramEnd"/>
      <w:r>
        <w:rPr>
          <w:rFonts w:ascii="Times New Roman" w:hAnsi="Times New Roman" w:cs="Times New Roman"/>
          <w:sz w:val="24"/>
          <w:szCs w:val="24"/>
        </w:rPr>
        <w:t>(angle);</w:t>
      </w:r>
    </w:p>
    <w:p w14:paraId="281EF79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Troubleshooting</w:t>
      </w:r>
    </w:p>
    <w:p w14:paraId="470E227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Sometimes your servo may misbehave if you decide to run it directly from the Arduino. The reason for this is that the servo draws considerable power, especially during start-up, and this can cause the Arduino board to reset.</w:t>
      </w:r>
    </w:p>
    <w:p w14:paraId="044D26A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this happens, you can usually fix this by placing a fairly large electrolytic capacitor (470uF – 1000uF) between GND and 5V.</w:t>
      </w:r>
    </w:p>
    <w:p w14:paraId="1ED1362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capacitor acts as a reservoir of electricity, so that when the motor starts, it takes charge from the capacitor as well as the Arduino supply.</w:t>
      </w:r>
    </w:p>
    <w:p w14:paraId="5B1658D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longer lead of the capacitor should be connected to 5V and the negative lead to GND.</w:t>
      </w:r>
    </w:p>
    <w:p w14:paraId="035A390C" w14:textId="77777777" w:rsidR="005930ED" w:rsidRDefault="00522E1B">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DA10E11" wp14:editId="36A57D97">
            <wp:extent cx="4251960" cy="4427220"/>
            <wp:effectExtent l="0" t="0" r="0" b="7620"/>
            <wp:docPr id="32" name="Picture 32" descr="connecting servo motor with capacitor to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nnecting servo motor with capacitor to arduino un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51960" cy="4427220"/>
                    </a:xfrm>
                    <a:prstGeom prst="rect">
                      <a:avLst/>
                    </a:prstGeom>
                    <a:noFill/>
                    <a:ln>
                      <a:noFill/>
                    </a:ln>
                  </pic:spPr>
                </pic:pic>
              </a:graphicData>
            </a:graphic>
          </wp:inline>
        </w:drawing>
      </w:r>
    </w:p>
    <w:p w14:paraId="374B432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Controlling Servo with a Potentiometer</w:t>
      </w:r>
    </w:p>
    <w:p w14:paraId="5D5BCEB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Our next step is to add a potentiometer so that we can control the position of the servo by turning the knob.</w:t>
      </w:r>
    </w:p>
    <w:p w14:paraId="2616080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This project can be very useful when you want to control the pan and tilt of a sensor connected to the servo.</w:t>
      </w:r>
    </w:p>
    <w:p w14:paraId="363E4A82" w14:textId="77777777" w:rsidR="005930ED" w:rsidRDefault="00522E1B">
      <w:pPr>
        <w:jc w:val="both"/>
        <w:rPr>
          <w:rFonts w:ascii="Times New Roman" w:hAnsi="Times New Roman" w:cs="Times New Roman"/>
          <w:b/>
          <w:bCs/>
          <w:sz w:val="28"/>
          <w:szCs w:val="28"/>
        </w:rPr>
      </w:pPr>
      <w:bookmarkStart w:id="26" w:name="_Toc77271529"/>
      <w:r>
        <w:rPr>
          <w:rFonts w:ascii="Times New Roman" w:hAnsi="Times New Roman" w:cs="Times New Roman"/>
          <w:b/>
          <w:bCs/>
          <w:sz w:val="28"/>
          <w:szCs w:val="28"/>
        </w:rPr>
        <w:t>3.</w:t>
      </w:r>
      <w:proofErr w:type="gramStart"/>
      <w:r>
        <w:rPr>
          <w:rFonts w:ascii="Times New Roman" w:hAnsi="Times New Roman" w:cs="Times New Roman"/>
          <w:b/>
          <w:bCs/>
          <w:sz w:val="28"/>
          <w:szCs w:val="28"/>
        </w:rPr>
        <w:t>7.Wiring</w:t>
      </w:r>
      <w:bookmarkEnd w:id="26"/>
      <w:proofErr w:type="gramEnd"/>
    </w:p>
    <w:p w14:paraId="0EBD3AE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As the wiring diagram shows you’ll need a potentiometer, any value from 10k up will be OK. Connect one end of the pot to ground, the other end to the Arduino 5V and the wiper to analog input A0.</w:t>
      </w:r>
    </w:p>
    <w:p w14:paraId="0C88F241"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05CFD46A" wp14:editId="11148FB9">
            <wp:extent cx="5768340" cy="3688080"/>
            <wp:effectExtent l="0" t="0" r="7620" b="0"/>
            <wp:docPr id="31" name="Picture 31" descr="connecting servo motor to arduino uno for potentiomete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onnecting servo motor to arduino uno for potentiometer contro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68340" cy="3688080"/>
                    </a:xfrm>
                    <a:prstGeom prst="rect">
                      <a:avLst/>
                    </a:prstGeom>
                    <a:noFill/>
                    <a:ln>
                      <a:noFill/>
                    </a:ln>
                  </pic:spPr>
                </pic:pic>
              </a:graphicData>
            </a:graphic>
          </wp:inline>
        </w:drawing>
      </w:r>
    </w:p>
    <w:p w14:paraId="7CC26EA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Arduino Code</w:t>
      </w:r>
    </w:p>
    <w:p w14:paraId="4A1B914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code to make the servo follow the knob’s position is simpler than to make it sweep.</w:t>
      </w:r>
    </w:p>
    <w:p w14:paraId="1EA1027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&lt;Servo.h&gt;</w:t>
      </w:r>
    </w:p>
    <w:p w14:paraId="21E89FD8" w14:textId="77777777" w:rsidR="005930ED" w:rsidRDefault="005930ED">
      <w:pPr>
        <w:jc w:val="both"/>
        <w:rPr>
          <w:rFonts w:ascii="Times New Roman" w:hAnsi="Times New Roman" w:cs="Times New Roman"/>
          <w:sz w:val="24"/>
          <w:szCs w:val="24"/>
        </w:rPr>
      </w:pPr>
    </w:p>
    <w:p w14:paraId="7448EAA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potPin = 0;</w:t>
      </w:r>
    </w:p>
    <w:p w14:paraId="2C5FB41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servoPin = 9;</w:t>
      </w:r>
    </w:p>
    <w:p w14:paraId="6E8C5D2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Servo servo;</w:t>
      </w:r>
    </w:p>
    <w:p w14:paraId="19DF4F22" w14:textId="77777777" w:rsidR="005930ED" w:rsidRDefault="005930ED">
      <w:pPr>
        <w:jc w:val="both"/>
        <w:rPr>
          <w:rFonts w:ascii="Times New Roman" w:hAnsi="Times New Roman" w:cs="Times New Roman"/>
          <w:sz w:val="24"/>
          <w:szCs w:val="24"/>
        </w:rPr>
      </w:pPr>
    </w:p>
    <w:p w14:paraId="26EB7F6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w:t>
      </w:r>
    </w:p>
    <w:p w14:paraId="33845BA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servo.attach</w:t>
      </w:r>
      <w:proofErr w:type="gramEnd"/>
      <w:r>
        <w:rPr>
          <w:rFonts w:ascii="Times New Roman" w:hAnsi="Times New Roman" w:cs="Times New Roman"/>
          <w:sz w:val="24"/>
          <w:szCs w:val="24"/>
        </w:rPr>
        <w:t>(servoPin);</w:t>
      </w:r>
    </w:p>
    <w:p w14:paraId="77BCF47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26FAD75D" w14:textId="77777777" w:rsidR="005930ED" w:rsidRDefault="005930ED">
      <w:pPr>
        <w:jc w:val="both"/>
        <w:rPr>
          <w:rFonts w:ascii="Times New Roman" w:hAnsi="Times New Roman" w:cs="Times New Roman"/>
          <w:sz w:val="24"/>
          <w:szCs w:val="24"/>
        </w:rPr>
      </w:pPr>
    </w:p>
    <w:p w14:paraId="0024E0B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t>
      </w:r>
    </w:p>
    <w:p w14:paraId="21CE268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reading = analogRead(potPin);</w:t>
      </w:r>
    </w:p>
    <w:p w14:paraId="7CA8AC2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int angle = </w:t>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reading, 0, 1023, 0, 180);</w:t>
      </w:r>
    </w:p>
    <w:p w14:paraId="6DE2769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servo.write</w:t>
      </w:r>
      <w:proofErr w:type="gramEnd"/>
      <w:r>
        <w:rPr>
          <w:rFonts w:ascii="Times New Roman" w:hAnsi="Times New Roman" w:cs="Times New Roman"/>
          <w:sz w:val="24"/>
          <w:szCs w:val="24"/>
        </w:rPr>
        <w:t>(angle);</w:t>
      </w:r>
    </w:p>
    <w:p w14:paraId="23EB7D4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1C32F11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Notice that there is now a new variable called potPin.</w:t>
      </w:r>
    </w:p>
    <w:p w14:paraId="69575AA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the loop function, we start by reading the value from the analog pin A0.</w:t>
      </w:r>
    </w:p>
    <w:p w14:paraId="573D1F4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reading = analogRead(potPin);</w:t>
      </w:r>
    </w:p>
    <w:p w14:paraId="5EE55DC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This gives us a value of between 0 and 1023. But we need to scale it down, since the servo can only rotate through 180 degrees.</w:t>
      </w:r>
    </w:p>
    <w:p w14:paraId="204C631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One way to do this is to use the Arduino </w:t>
      </w:r>
      <w:hyperlink r:id="rId57" w:history="1">
        <w:proofErr w:type="gramStart"/>
        <w:r>
          <w:rPr>
            <w:rStyle w:val="Hyperlink"/>
            <w:rFonts w:ascii="Times New Roman" w:hAnsi="Times New Roman" w:cs="Times New Roman"/>
            <w:color w:val="auto"/>
            <w:spacing w:val="5"/>
            <w:sz w:val="24"/>
            <w:szCs w:val="24"/>
            <w:u w:val="none"/>
          </w:rPr>
          <w:t>map(</w:t>
        </w:r>
        <w:proofErr w:type="gramEnd"/>
        <w:r>
          <w:rPr>
            <w:rStyle w:val="Hyperlink"/>
            <w:rFonts w:ascii="Times New Roman" w:hAnsi="Times New Roman" w:cs="Times New Roman"/>
            <w:color w:val="auto"/>
            <w:spacing w:val="5"/>
            <w:sz w:val="24"/>
            <w:szCs w:val="24"/>
            <w:u w:val="none"/>
          </w:rPr>
          <w:t>) Function</w:t>
        </w:r>
      </w:hyperlink>
      <w:r>
        <w:rPr>
          <w:rFonts w:ascii="Times New Roman" w:hAnsi="Times New Roman" w:cs="Times New Roman"/>
          <w:sz w:val="24"/>
          <w:szCs w:val="24"/>
        </w:rPr>
        <w:t> which re-maps a number from one range to another. So, below line changes the reading to represent the angle between 0 and 180 degrees.</w:t>
      </w:r>
    </w:p>
    <w:p w14:paraId="2D82D04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int angle = </w:t>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reading, 0, 1023, 0, 180);</w:t>
      </w:r>
    </w:p>
    <w:p w14:paraId="0E7D535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Finally, we use the </w:t>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command that tells the servo to update its position to the angle selected by the potentiometer.</w:t>
      </w:r>
    </w:p>
    <w:p w14:paraId="78F2193F" w14:textId="77777777" w:rsidR="005930ED" w:rsidRDefault="005930ED">
      <w:pPr>
        <w:jc w:val="both"/>
        <w:rPr>
          <w:rFonts w:ascii="Times New Roman" w:hAnsi="Times New Roman" w:cs="Times New Roman"/>
          <w:b/>
          <w:bCs/>
          <w:sz w:val="28"/>
          <w:szCs w:val="28"/>
        </w:rPr>
      </w:pPr>
      <w:bookmarkStart w:id="27" w:name="_Toc77271530"/>
    </w:p>
    <w:p w14:paraId="7ABF8962" w14:textId="77777777" w:rsidR="005930ED" w:rsidRDefault="005930ED">
      <w:pPr>
        <w:jc w:val="both"/>
        <w:rPr>
          <w:rFonts w:ascii="Times New Roman" w:hAnsi="Times New Roman" w:cs="Times New Roman"/>
          <w:b/>
          <w:bCs/>
          <w:sz w:val="28"/>
          <w:szCs w:val="28"/>
        </w:rPr>
        <w:sectPr w:rsidR="005930ED">
          <w:pgSz w:w="11906" w:h="16838"/>
          <w:pgMar w:top="1701" w:right="851" w:bottom="1701" w:left="2268" w:header="706" w:footer="706" w:gutter="0"/>
          <w:pgNumType w:start="1" w:chapStyle="1"/>
          <w:cols w:space="708"/>
          <w:titlePg/>
          <w:docGrid w:linePitch="360"/>
        </w:sectPr>
      </w:pPr>
    </w:p>
    <w:p w14:paraId="21066C6A" w14:textId="77777777" w:rsidR="005930ED" w:rsidRDefault="00522E1B">
      <w:pPr>
        <w:ind w:firstLineChars="1250" w:firstLine="3514"/>
        <w:jc w:val="both"/>
        <w:rPr>
          <w:rFonts w:ascii="Times New Roman" w:hAnsi="Times New Roman" w:cs="Times New Roman"/>
          <w:b/>
          <w:sz w:val="28"/>
          <w:szCs w:val="28"/>
        </w:rPr>
      </w:pPr>
      <w:r>
        <w:rPr>
          <w:rFonts w:ascii="Times New Roman" w:hAnsi="Times New Roman" w:cs="Times New Roman"/>
          <w:b/>
          <w:sz w:val="28"/>
          <w:szCs w:val="28"/>
        </w:rPr>
        <w:lastRenderedPageBreak/>
        <w:t>CHAPTER - 4</w:t>
      </w:r>
    </w:p>
    <w:p w14:paraId="0E79E312" w14:textId="77777777" w:rsidR="005930ED" w:rsidRDefault="00522E1B">
      <w:pPr>
        <w:ind w:firstLineChars="1300" w:firstLine="3654"/>
        <w:jc w:val="both"/>
        <w:rPr>
          <w:rFonts w:ascii="Times New Roman" w:hAnsi="Times New Roman" w:cs="Times New Roman"/>
          <w:b/>
          <w:bCs/>
          <w:sz w:val="36"/>
          <w:szCs w:val="36"/>
        </w:rPr>
      </w:pPr>
      <w:r>
        <w:rPr>
          <w:rStyle w:val="Hyperlink"/>
          <w:rFonts w:ascii="Times New Roman" w:hAnsi="Times New Roman" w:cs="Times New Roman"/>
          <w:b/>
          <w:bCs/>
          <w:color w:val="000000" w:themeColor="text1"/>
          <w:sz w:val="28"/>
          <w:szCs w:val="28"/>
          <w:u w:val="none"/>
        </w:rPr>
        <w:t>Active Buzzer</w:t>
      </w:r>
      <w:bookmarkEnd w:id="27"/>
    </w:p>
    <w:p w14:paraId="7508E4B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active buzzer will only generate sound when it will be electrified. It generates sound at only one</w:t>
      </w:r>
      <w:hyperlink r:id="rId58" w:history="1">
        <w:r>
          <w:rPr>
            <w:rFonts w:ascii="Times New Roman" w:hAnsi="Times New Roman" w:cs="Times New Roman"/>
            <w:sz w:val="24"/>
            <w:szCs w:val="24"/>
          </w:rPr>
          <w:t> frequency</w:t>
        </w:r>
      </w:hyperlink>
      <w:r>
        <w:rPr>
          <w:rFonts w:ascii="Times New Roman" w:hAnsi="Times New Roman" w:cs="Times New Roman"/>
          <w:sz w:val="24"/>
          <w:szCs w:val="24"/>
        </w:rPr>
        <w:t>. This buzzer operates at an audible frequency of 2 KHz.</w:t>
      </w:r>
    </w:p>
    <w:p w14:paraId="713BC6C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Specifications</w:t>
      </w:r>
    </w:p>
    <w:p w14:paraId="1D46A3D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specifications of the active buzzer are as follows</w:t>
      </w:r>
    </w:p>
    <w:p w14:paraId="3A07D18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It operates at a voltage range of 3.3 – 5V</w:t>
      </w:r>
    </w:p>
    <w:p w14:paraId="58FD4BB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It operates at a frequency of near 2 KHz</w:t>
      </w:r>
    </w:p>
    <w:p w14:paraId="084F272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It has small size: 3.3 x 1.3 x 1.2 cm</w:t>
      </w:r>
    </w:p>
    <w:p w14:paraId="5F9E551E" w14:textId="77777777" w:rsidR="005930ED" w:rsidRDefault="00522E1B">
      <w:pPr>
        <w:jc w:val="both"/>
        <w:rPr>
          <w:rFonts w:ascii="Times New Roman" w:hAnsi="Times New Roman" w:cs="Times New Roman"/>
          <w:b/>
          <w:bCs/>
          <w:sz w:val="28"/>
          <w:szCs w:val="28"/>
        </w:rPr>
      </w:pPr>
      <w:bookmarkStart w:id="28" w:name="_Toc77271531"/>
      <w:r>
        <w:rPr>
          <w:rFonts w:ascii="Times New Roman" w:hAnsi="Times New Roman" w:cs="Times New Roman"/>
          <w:b/>
          <w:bCs/>
          <w:sz w:val="28"/>
          <w:szCs w:val="28"/>
        </w:rPr>
        <w:t>4.1. Pin Out</w:t>
      </w:r>
      <w:bookmarkEnd w:id="28"/>
    </w:p>
    <w:p w14:paraId="5834381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The module has only three pins. The pin out from left to right is as </w:t>
      </w:r>
    </w:p>
    <w:p w14:paraId="66589C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follows</w:t>
      </w:r>
      <w:r>
        <w:rPr>
          <w:rFonts w:ascii="Times New Roman" w:hAnsi="Times New Roman" w:cs="Times New Roman"/>
          <w:noProof/>
          <w:sz w:val="24"/>
          <w:szCs w:val="24"/>
        </w:rPr>
        <w:drawing>
          <wp:inline distT="0" distB="0" distL="0" distR="0" wp14:anchorId="5CDA5BEF" wp14:editId="4005D4B6">
            <wp:extent cx="2522220" cy="2078355"/>
            <wp:effectExtent l="0" t="0" r="7620" b="9525"/>
            <wp:docPr id="45" name="Picture 45" descr="buzzer type activ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uzzer type active buzz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22220" cy="2078355"/>
                    </a:xfrm>
                    <a:prstGeom prst="rect">
                      <a:avLst/>
                    </a:prstGeom>
                    <a:noFill/>
                    <a:ln>
                      <a:noFill/>
                    </a:ln>
                  </pic:spPr>
                </pic:pic>
              </a:graphicData>
            </a:graphic>
          </wp:inline>
        </w:drawing>
      </w:r>
    </w:p>
    <w:p w14:paraId="706C51A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 Signal pin</w:t>
      </w:r>
    </w:p>
    <w:p w14:paraId="06861F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5V: input pin</w:t>
      </w:r>
    </w:p>
    <w:p w14:paraId="627FFB0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Ground: Ground pin</w:t>
      </w:r>
    </w:p>
    <w:p w14:paraId="62CE34C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active buzzer interfacing with Arduino</w:t>
      </w:r>
    </w:p>
    <w:p w14:paraId="1BCB8C1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connection scheme is very easier. Just connect the wires as shown in the figure.</w:t>
      </w:r>
    </w:p>
    <w:p w14:paraId="6ACA0101" w14:textId="77777777" w:rsidR="005930ED" w:rsidRDefault="00522E1B">
      <w:pPr>
        <w:rPr>
          <w:rFonts w:ascii="Times New Roman" w:hAnsi="Times New Roman" w:cs="Times New Roman"/>
        </w:rPr>
      </w:pPr>
      <w:r>
        <w:rPr>
          <w:rFonts w:ascii="Times New Roman" w:hAnsi="Times New Roman" w:cs="Times New Roman"/>
          <w:noProof/>
        </w:rPr>
        <w:lastRenderedPageBreak/>
        <w:drawing>
          <wp:inline distT="0" distB="0" distL="0" distR="0" wp14:anchorId="3ABE31BE" wp14:editId="2D8727E2">
            <wp:extent cx="3261360" cy="4594860"/>
            <wp:effectExtent l="0" t="0" r="0" b="7620"/>
            <wp:docPr id="43" name="Picture 43" descr="active buzzer interfac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ctive buzzer interfacing arduin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261360" cy="4594860"/>
                    </a:xfrm>
                    <a:prstGeom prst="rect">
                      <a:avLst/>
                    </a:prstGeom>
                    <a:noFill/>
                    <a:ln>
                      <a:noFill/>
                    </a:ln>
                  </pic:spPr>
                </pic:pic>
              </a:graphicData>
            </a:graphic>
          </wp:inline>
        </w:drawing>
      </w:r>
    </w:p>
    <w:p w14:paraId="62957B79"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Code :</w:t>
      </w:r>
      <w:proofErr w:type="gramEnd"/>
    </w:p>
    <w:p w14:paraId="1BAEB164" w14:textId="77777777" w:rsidR="005930ED" w:rsidRDefault="005930ED">
      <w:pPr>
        <w:jc w:val="both"/>
        <w:rPr>
          <w:rFonts w:ascii="Times New Roman" w:hAnsi="Times New Roman" w:cs="Times New Roman"/>
          <w:sz w:val="24"/>
          <w:szCs w:val="24"/>
        </w:rPr>
      </w:pPr>
    </w:p>
    <w:p w14:paraId="17D81A6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This code is for testing the active buzzer</w:t>
      </w:r>
    </w:p>
    <w:p w14:paraId="5879A96C" w14:textId="77777777" w:rsidR="005930ED" w:rsidRDefault="005930ED">
      <w:pPr>
        <w:jc w:val="both"/>
        <w:rPr>
          <w:rFonts w:ascii="Times New Roman" w:hAnsi="Times New Roman" w:cs="Times New Roman"/>
          <w:sz w:val="24"/>
          <w:szCs w:val="24"/>
        </w:rPr>
      </w:pPr>
    </w:p>
    <w:p w14:paraId="4E65836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int buzzerPin = </w:t>
      </w:r>
      <w:proofErr w:type="gramStart"/>
      <w:r>
        <w:rPr>
          <w:rFonts w:ascii="Times New Roman" w:hAnsi="Times New Roman" w:cs="Times New Roman"/>
          <w:sz w:val="24"/>
          <w:szCs w:val="24"/>
        </w:rPr>
        <w:t>11;   </w:t>
      </w:r>
      <w:proofErr w:type="gramEnd"/>
      <w:r>
        <w:rPr>
          <w:rFonts w:ascii="Times New Roman" w:hAnsi="Times New Roman" w:cs="Times New Roman"/>
          <w:sz w:val="24"/>
          <w:szCs w:val="24"/>
        </w:rPr>
        <w:t>                                                        // initializing the buzzer pin at pin 11 of Arduino</w:t>
      </w:r>
    </w:p>
    <w:p w14:paraId="276FDBB8" w14:textId="77777777" w:rsidR="005930ED" w:rsidRDefault="005930ED">
      <w:pPr>
        <w:jc w:val="both"/>
        <w:rPr>
          <w:rFonts w:ascii="Times New Roman" w:hAnsi="Times New Roman" w:cs="Times New Roman"/>
          <w:sz w:val="24"/>
          <w:szCs w:val="24"/>
        </w:rPr>
      </w:pPr>
    </w:p>
    <w:p w14:paraId="094CE3A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                                                                     // Code written in it will only run once</w:t>
      </w:r>
    </w:p>
    <w:p w14:paraId="65C583C2" w14:textId="77777777" w:rsidR="005930ED" w:rsidRDefault="005930ED">
      <w:pPr>
        <w:jc w:val="both"/>
        <w:rPr>
          <w:rFonts w:ascii="Times New Roman" w:hAnsi="Times New Roman" w:cs="Times New Roman"/>
          <w:sz w:val="24"/>
          <w:szCs w:val="24"/>
        </w:rPr>
      </w:pPr>
    </w:p>
    <w:p w14:paraId="655C955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buzzerPin, OUTPUT);                               // This will set the pin 11 as output</w:t>
      </w:r>
    </w:p>
    <w:p w14:paraId="2BDB4CEF" w14:textId="77777777" w:rsidR="005930ED" w:rsidRDefault="005930ED">
      <w:pPr>
        <w:jc w:val="both"/>
        <w:rPr>
          <w:rFonts w:ascii="Times New Roman" w:hAnsi="Times New Roman" w:cs="Times New Roman"/>
          <w:sz w:val="24"/>
          <w:szCs w:val="24"/>
        </w:rPr>
      </w:pPr>
    </w:p>
    <w:p w14:paraId="1723242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beep(</w:t>
      </w:r>
      <w:proofErr w:type="gramEnd"/>
      <w:r>
        <w:rPr>
          <w:rFonts w:ascii="Times New Roman" w:hAnsi="Times New Roman" w:cs="Times New Roman"/>
          <w:sz w:val="24"/>
          <w:szCs w:val="24"/>
        </w:rPr>
        <w:t>50);                                                                          // This will make a beep sound Beep</w:t>
      </w:r>
    </w:p>
    <w:p w14:paraId="3A2D950D" w14:textId="77777777" w:rsidR="005930ED" w:rsidRDefault="005930ED">
      <w:pPr>
        <w:jc w:val="both"/>
        <w:rPr>
          <w:rFonts w:ascii="Times New Roman" w:hAnsi="Times New Roman" w:cs="Times New Roman"/>
          <w:sz w:val="24"/>
          <w:szCs w:val="24"/>
        </w:rPr>
      </w:pPr>
    </w:p>
    <w:p w14:paraId="01BBDAC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beep(</w:t>
      </w:r>
      <w:proofErr w:type="gramEnd"/>
      <w:r>
        <w:rPr>
          <w:rFonts w:ascii="Times New Roman" w:hAnsi="Times New Roman" w:cs="Times New Roman"/>
          <w:sz w:val="24"/>
          <w:szCs w:val="24"/>
        </w:rPr>
        <w:t>50);                                                                         </w:t>
      </w:r>
    </w:p>
    <w:p w14:paraId="1EC3FF73" w14:textId="77777777" w:rsidR="005930ED" w:rsidRDefault="005930ED">
      <w:pPr>
        <w:jc w:val="both"/>
        <w:rPr>
          <w:rFonts w:ascii="Times New Roman" w:hAnsi="Times New Roman" w:cs="Times New Roman"/>
          <w:sz w:val="24"/>
          <w:szCs w:val="24"/>
        </w:rPr>
      </w:pPr>
    </w:p>
    <w:p w14:paraId="602B906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1000);                                                                     //Adding a delay of 1 sec.</w:t>
      </w:r>
    </w:p>
    <w:p w14:paraId="024ED386" w14:textId="77777777" w:rsidR="005930ED" w:rsidRDefault="005930ED">
      <w:pPr>
        <w:jc w:val="both"/>
        <w:rPr>
          <w:rFonts w:ascii="Times New Roman" w:hAnsi="Times New Roman" w:cs="Times New Roman"/>
          <w:sz w:val="24"/>
          <w:szCs w:val="24"/>
        </w:rPr>
      </w:pPr>
    </w:p>
    <w:p w14:paraId="25157FF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4DA063D" w14:textId="77777777" w:rsidR="005930ED" w:rsidRDefault="005930ED">
      <w:pPr>
        <w:jc w:val="both"/>
        <w:rPr>
          <w:rFonts w:ascii="Times New Roman" w:hAnsi="Times New Roman" w:cs="Times New Roman"/>
          <w:sz w:val="24"/>
          <w:szCs w:val="24"/>
        </w:rPr>
      </w:pPr>
    </w:p>
    <w:p w14:paraId="7B2E19C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                                                                       // Code written in it will run continuously</w:t>
      </w:r>
    </w:p>
    <w:p w14:paraId="32A04D19" w14:textId="77777777" w:rsidR="005930ED" w:rsidRDefault="005930ED">
      <w:pPr>
        <w:jc w:val="both"/>
        <w:rPr>
          <w:rFonts w:ascii="Times New Roman" w:hAnsi="Times New Roman" w:cs="Times New Roman"/>
          <w:sz w:val="24"/>
          <w:szCs w:val="24"/>
        </w:rPr>
      </w:pPr>
    </w:p>
    <w:p w14:paraId="4ABA958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beep(</w:t>
      </w:r>
      <w:proofErr w:type="gramEnd"/>
      <w:r>
        <w:rPr>
          <w:rFonts w:ascii="Times New Roman" w:hAnsi="Times New Roman" w:cs="Times New Roman"/>
          <w:sz w:val="24"/>
          <w:szCs w:val="24"/>
        </w:rPr>
        <w:t>50);                                                                          // This will make a beep sound after every 500 milliseconds</w:t>
      </w:r>
    </w:p>
    <w:p w14:paraId="7306D632" w14:textId="77777777" w:rsidR="005930ED" w:rsidRDefault="005930ED">
      <w:pPr>
        <w:jc w:val="both"/>
        <w:rPr>
          <w:rFonts w:ascii="Times New Roman" w:hAnsi="Times New Roman" w:cs="Times New Roman"/>
          <w:sz w:val="24"/>
          <w:szCs w:val="24"/>
        </w:rPr>
      </w:pPr>
    </w:p>
    <w:p w14:paraId="685435E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1000);                                                                     // Adding a delay of one second.</w:t>
      </w:r>
    </w:p>
    <w:p w14:paraId="01A57F05" w14:textId="77777777" w:rsidR="005930ED" w:rsidRDefault="005930ED">
      <w:pPr>
        <w:jc w:val="both"/>
        <w:rPr>
          <w:rFonts w:ascii="Times New Roman" w:hAnsi="Times New Roman" w:cs="Times New Roman"/>
          <w:sz w:val="24"/>
          <w:szCs w:val="24"/>
        </w:rPr>
      </w:pPr>
    </w:p>
    <w:p w14:paraId="4506A5F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2B1951E4" w14:textId="77777777" w:rsidR="005930ED" w:rsidRDefault="005930ED">
      <w:pPr>
        <w:jc w:val="both"/>
        <w:rPr>
          <w:rFonts w:ascii="Times New Roman" w:hAnsi="Times New Roman" w:cs="Times New Roman"/>
          <w:sz w:val="24"/>
          <w:szCs w:val="24"/>
        </w:rPr>
      </w:pPr>
    </w:p>
    <w:p w14:paraId="05676B6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beep(</w:t>
      </w:r>
      <w:proofErr w:type="gramEnd"/>
      <w:r>
        <w:rPr>
          <w:rFonts w:ascii="Times New Roman" w:hAnsi="Times New Roman" w:cs="Times New Roman"/>
          <w:sz w:val="24"/>
          <w:szCs w:val="24"/>
        </w:rPr>
        <w:t>unsigned char delayms) {                       // Created a function for beep</w:t>
      </w:r>
    </w:p>
    <w:p w14:paraId="6B8F09A7" w14:textId="77777777" w:rsidR="005930ED" w:rsidRDefault="005930ED">
      <w:pPr>
        <w:jc w:val="both"/>
        <w:rPr>
          <w:rFonts w:ascii="Times New Roman" w:hAnsi="Times New Roman" w:cs="Times New Roman"/>
          <w:sz w:val="24"/>
          <w:szCs w:val="24"/>
        </w:rPr>
      </w:pPr>
    </w:p>
    <w:p w14:paraId="69724C5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analogWrite(</w:t>
      </w:r>
      <w:proofErr w:type="gramEnd"/>
      <w:r>
        <w:rPr>
          <w:rFonts w:ascii="Times New Roman" w:hAnsi="Times New Roman" w:cs="Times New Roman"/>
          <w:sz w:val="24"/>
          <w:szCs w:val="24"/>
        </w:rPr>
        <w:t>buzzerPin, 20);                                      // This will set pin 11 to high</w:t>
      </w:r>
    </w:p>
    <w:p w14:paraId="60E6BAFB" w14:textId="77777777" w:rsidR="005930ED" w:rsidRDefault="005930ED">
      <w:pPr>
        <w:jc w:val="both"/>
        <w:rPr>
          <w:rFonts w:ascii="Times New Roman" w:hAnsi="Times New Roman" w:cs="Times New Roman"/>
          <w:sz w:val="24"/>
          <w:szCs w:val="24"/>
        </w:rPr>
      </w:pPr>
    </w:p>
    <w:p w14:paraId="0EA01D2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delay(delayms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w:t>
      </w:r>
    </w:p>
    <w:p w14:paraId="2F8C3A10" w14:textId="77777777" w:rsidR="005930ED" w:rsidRDefault="005930ED">
      <w:pPr>
        <w:jc w:val="both"/>
        <w:rPr>
          <w:rFonts w:ascii="Times New Roman" w:hAnsi="Times New Roman" w:cs="Times New Roman"/>
          <w:sz w:val="24"/>
          <w:szCs w:val="24"/>
        </w:rPr>
      </w:pPr>
    </w:p>
    <w:p w14:paraId="319C55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analogWrite(</w:t>
      </w:r>
      <w:proofErr w:type="gramEnd"/>
      <w:r>
        <w:rPr>
          <w:rFonts w:ascii="Times New Roman" w:hAnsi="Times New Roman" w:cs="Times New Roman"/>
          <w:sz w:val="24"/>
          <w:szCs w:val="24"/>
        </w:rPr>
        <w:t>buzzerPin ,0);                                        // This will set pin 11 to LOW</w:t>
      </w:r>
    </w:p>
    <w:p w14:paraId="557C5F43" w14:textId="77777777" w:rsidR="005930ED" w:rsidRDefault="005930ED">
      <w:pPr>
        <w:jc w:val="both"/>
        <w:rPr>
          <w:rFonts w:ascii="Times New Roman" w:hAnsi="Times New Roman" w:cs="Times New Roman"/>
          <w:sz w:val="24"/>
          <w:szCs w:val="24"/>
        </w:rPr>
      </w:pPr>
    </w:p>
    <w:p w14:paraId="1F5F64D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delay(delayms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w:t>
      </w:r>
    </w:p>
    <w:p w14:paraId="29AD0565" w14:textId="77777777" w:rsidR="005930ED" w:rsidRDefault="005930ED">
      <w:pPr>
        <w:jc w:val="both"/>
        <w:rPr>
          <w:rFonts w:ascii="Times New Roman" w:hAnsi="Times New Roman" w:cs="Times New Roman"/>
          <w:sz w:val="24"/>
          <w:szCs w:val="24"/>
        </w:rPr>
      </w:pPr>
    </w:p>
    <w:p w14:paraId="6DB4B36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8527936" w14:textId="77777777" w:rsidR="005930ED" w:rsidRDefault="00522E1B">
      <w:pPr>
        <w:jc w:val="both"/>
        <w:rPr>
          <w:rFonts w:ascii="Times New Roman" w:hAnsi="Times New Roman" w:cs="Times New Roman"/>
        </w:rPr>
      </w:pPr>
      <w:bookmarkStart w:id="29" w:name="_Toc77271532"/>
      <w:r>
        <w:rPr>
          <w:rFonts w:ascii="Times New Roman" w:hAnsi="Times New Roman" w:cs="Times New Roman"/>
          <w:b/>
          <w:bCs/>
          <w:sz w:val="28"/>
          <w:szCs w:val="28"/>
        </w:rPr>
        <w:t>4.2. Passive Buzzer</w:t>
      </w:r>
      <w:bookmarkEnd w:id="29"/>
    </w:p>
    <w:p w14:paraId="1F00F8E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passive buzzers need a sound signal to generate a tone. This can be done by either giving a PWM signal to the buzzer or by turning it ON and OFF at different frequencies. It can generate a range of sound signals depending on the input frequency. It can generate tones of frequencies between 1.5 to 2.5 KHz.</w:t>
      </w:r>
    </w:p>
    <w:p w14:paraId="0359085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Ad by Value impression</w:t>
      </w:r>
    </w:p>
    <w:p w14:paraId="09A2A0D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Specification</w:t>
      </w:r>
    </w:p>
    <w:p w14:paraId="3F0135C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specifications of the passive buzzer are as follows.</w:t>
      </w:r>
    </w:p>
    <w:p w14:paraId="2C787BF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Operating Voltage                                                                           1.5 – 15V DC</w:t>
      </w:r>
    </w:p>
    <w:p w14:paraId="2539864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Tone Generating Range                                                                                1.5 – 2.5 KHz</w:t>
      </w:r>
    </w:p>
    <w:p w14:paraId="2AE23FA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Dimensions                                                                                        18.5mm X 15mm [0.728in X 0.591in]</w:t>
      </w:r>
    </w:p>
    <w:p w14:paraId="44B15B1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Pin Out</w:t>
      </w:r>
    </w:p>
    <w:p w14:paraId="63003E4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The module has only three pins. The pin out from left to right is as follows</w:t>
      </w:r>
      <w:r>
        <w:rPr>
          <w:rFonts w:ascii="Times New Roman" w:hAnsi="Times New Roman" w:cs="Times New Roman"/>
          <w:noProof/>
          <w:sz w:val="24"/>
          <w:szCs w:val="24"/>
        </w:rPr>
        <w:drawing>
          <wp:inline distT="0" distB="0" distL="0" distR="0" wp14:anchorId="3511C51F" wp14:editId="05C3FCB3">
            <wp:extent cx="3360420" cy="2857500"/>
            <wp:effectExtent l="0" t="0" r="7620" b="7620"/>
            <wp:docPr id="41" name="Picture 41" descr="passiv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ive buzz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360420" cy="2857500"/>
                    </a:xfrm>
                    <a:prstGeom prst="rect">
                      <a:avLst/>
                    </a:prstGeom>
                    <a:noFill/>
                    <a:ln>
                      <a:noFill/>
                    </a:ln>
                  </pic:spPr>
                </pic:pic>
              </a:graphicData>
            </a:graphic>
          </wp:inline>
        </w:drawing>
      </w:r>
    </w:p>
    <w:p w14:paraId="1B61D0C2"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S: Signal pin</w:t>
      </w:r>
    </w:p>
    <w:p w14:paraId="1292675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5V: input pin</w:t>
      </w:r>
    </w:p>
    <w:p w14:paraId="15932550" w14:textId="77777777" w:rsidR="005930ED" w:rsidRDefault="00522E1B">
      <w:pPr>
        <w:rPr>
          <w:rFonts w:ascii="Times New Roman" w:hAnsi="Times New Roman" w:cs="Times New Roman"/>
        </w:rPr>
      </w:pPr>
      <w:r>
        <w:rPr>
          <w:rFonts w:ascii="Times New Roman" w:hAnsi="Times New Roman" w:cs="Times New Roman"/>
          <w:sz w:val="24"/>
          <w:szCs w:val="24"/>
        </w:rPr>
        <w:lastRenderedPageBreak/>
        <w:t>Ground: Ground pin</w:t>
      </w:r>
    </w:p>
    <w:p w14:paraId="490B2416" w14:textId="77777777" w:rsidR="005930ED" w:rsidRDefault="00522E1B">
      <w:pPr>
        <w:rPr>
          <w:rFonts w:ascii="Times New Roman" w:hAnsi="Times New Roman" w:cs="Times New Roman"/>
        </w:rPr>
      </w:pPr>
      <w:bookmarkStart w:id="30" w:name="_Toc77271533"/>
      <w:r>
        <w:rPr>
          <w:rFonts w:ascii="Times New Roman" w:hAnsi="Times New Roman" w:cs="Times New Roman"/>
          <w:b/>
          <w:bCs/>
          <w:sz w:val="28"/>
          <w:szCs w:val="28"/>
        </w:rPr>
        <w:t>4.3. Passive Buzzer interfacing with Arduino</w:t>
      </w:r>
      <w:bookmarkEnd w:id="30"/>
    </w:p>
    <w:p w14:paraId="4B743868" w14:textId="77777777" w:rsidR="005930ED" w:rsidRDefault="00522E1B">
      <w:pPr>
        <w:rPr>
          <w:rFonts w:ascii="Times New Roman" w:hAnsi="Times New Roman" w:cs="Times New Roman"/>
        </w:rPr>
      </w:pPr>
      <w:r>
        <w:rPr>
          <w:rFonts w:ascii="Times New Roman" w:hAnsi="Times New Roman" w:cs="Times New Roman"/>
          <w:sz w:val="24"/>
          <w:szCs w:val="24"/>
        </w:rPr>
        <w:t>The connection scheme is very easier. Just connect the wires as shown in the figure.</w:t>
      </w:r>
      <w:r>
        <w:rPr>
          <w:rFonts w:ascii="Times New Roman" w:hAnsi="Times New Roman" w:cs="Times New Roman"/>
        </w:rPr>
        <w:t xml:space="preserve"> </w:t>
      </w:r>
    </w:p>
    <w:p w14:paraId="44A4D482"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4AC2089D" wp14:editId="10D1419C">
            <wp:extent cx="3459480" cy="4876800"/>
            <wp:effectExtent l="0" t="0" r="0" b="0"/>
            <wp:docPr id="40" name="Picture 40" descr="passive buzzer interfacing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ive buzzer interfacing with ardui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459480" cy="4876800"/>
                    </a:xfrm>
                    <a:prstGeom prst="rect">
                      <a:avLst/>
                    </a:prstGeom>
                    <a:noFill/>
                    <a:ln>
                      <a:noFill/>
                    </a:ln>
                  </pic:spPr>
                </pic:pic>
              </a:graphicData>
            </a:graphic>
          </wp:inline>
        </w:drawing>
      </w:r>
    </w:p>
    <w:p w14:paraId="02795A32" w14:textId="77777777" w:rsidR="005930ED" w:rsidRDefault="00522E1B">
      <w:pPr>
        <w:rPr>
          <w:rFonts w:ascii="Times New Roman" w:hAnsi="Times New Roman" w:cs="Times New Roman"/>
        </w:rPr>
      </w:pPr>
      <w:bookmarkStart w:id="31" w:name="_Toc77271534"/>
      <w:r>
        <w:rPr>
          <w:rFonts w:ascii="Times New Roman" w:hAnsi="Times New Roman" w:cs="Times New Roman"/>
          <w:b/>
          <w:bCs/>
          <w:sz w:val="28"/>
          <w:szCs w:val="28"/>
        </w:rPr>
        <w:t>4.</w:t>
      </w:r>
      <w:bookmarkEnd w:id="31"/>
      <w:r>
        <w:rPr>
          <w:rFonts w:ascii="Times New Roman" w:hAnsi="Times New Roman" w:cs="Times New Roman"/>
          <w:b/>
          <w:bCs/>
          <w:sz w:val="28"/>
          <w:szCs w:val="28"/>
        </w:rPr>
        <w:t>4. Code</w:t>
      </w:r>
      <w:r>
        <w:rPr>
          <w:rFonts w:ascii="Times New Roman" w:hAnsi="Times New Roman" w:cs="Times New Roman"/>
        </w:rPr>
        <w:t> </w:t>
      </w:r>
    </w:p>
    <w:p w14:paraId="0485D0E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This code is for testing the passive buzzer</w:t>
      </w:r>
    </w:p>
    <w:p w14:paraId="1CAC3C96" w14:textId="77777777" w:rsidR="005930ED" w:rsidRDefault="005930ED">
      <w:pPr>
        <w:rPr>
          <w:rFonts w:ascii="Times New Roman" w:hAnsi="Times New Roman" w:cs="Times New Roman"/>
          <w:sz w:val="24"/>
          <w:szCs w:val="24"/>
        </w:rPr>
      </w:pPr>
    </w:p>
    <w:p w14:paraId="169D0AF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int out =</w:t>
      </w:r>
      <w:proofErr w:type="gramStart"/>
      <w:r>
        <w:rPr>
          <w:rFonts w:ascii="Times New Roman" w:hAnsi="Times New Roman" w:cs="Times New Roman"/>
          <w:sz w:val="24"/>
          <w:szCs w:val="24"/>
        </w:rPr>
        <w:t>11;   </w:t>
      </w:r>
      <w:proofErr w:type="gramEnd"/>
      <w:r>
        <w:rPr>
          <w:rFonts w:ascii="Times New Roman" w:hAnsi="Times New Roman" w:cs="Times New Roman"/>
          <w:sz w:val="24"/>
          <w:szCs w:val="24"/>
        </w:rPr>
        <w:t>                                                                                      // initializing pin 11 as buzzer pin</w:t>
      </w:r>
    </w:p>
    <w:p w14:paraId="21BA9770" w14:textId="77777777" w:rsidR="005930ED" w:rsidRDefault="005930ED">
      <w:pPr>
        <w:rPr>
          <w:rFonts w:ascii="Times New Roman" w:hAnsi="Times New Roman" w:cs="Times New Roman"/>
          <w:sz w:val="24"/>
          <w:szCs w:val="24"/>
        </w:rPr>
      </w:pPr>
    </w:p>
    <w:p w14:paraId="0E505C86"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xml:space="preserve">void setup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Code written in it will only run once.</w:t>
      </w:r>
    </w:p>
    <w:p w14:paraId="3BFA3EA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A439209"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out, OUTPUT);                                                            // Setting pin 11 as output pin</w:t>
      </w:r>
    </w:p>
    <w:p w14:paraId="5D4625F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xml:space="preserve"> }</w:t>
      </w:r>
    </w:p>
    <w:p w14:paraId="672AF4CE" w14:textId="77777777" w:rsidR="005930ED" w:rsidRDefault="005930ED">
      <w:pPr>
        <w:rPr>
          <w:rFonts w:ascii="Times New Roman" w:hAnsi="Times New Roman" w:cs="Times New Roman"/>
          <w:sz w:val="24"/>
          <w:szCs w:val="24"/>
        </w:rPr>
      </w:pPr>
    </w:p>
    <w:p w14:paraId="75FE63A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loop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Code written in it will run repeatedly</w:t>
      </w:r>
    </w:p>
    <w:p w14:paraId="3B417E7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A9E81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unsigned char i, </w:t>
      </w:r>
      <w:proofErr w:type="gramStart"/>
      <w:r>
        <w:rPr>
          <w:rFonts w:ascii="Times New Roman" w:hAnsi="Times New Roman" w:cs="Times New Roman"/>
          <w:sz w:val="24"/>
          <w:szCs w:val="24"/>
        </w:rPr>
        <w:t>j ;</w:t>
      </w:r>
      <w:proofErr w:type="gramEnd"/>
      <w:r>
        <w:rPr>
          <w:rFonts w:ascii="Times New Roman" w:hAnsi="Times New Roman" w:cs="Times New Roman"/>
          <w:sz w:val="24"/>
          <w:szCs w:val="24"/>
        </w:rPr>
        <w:t>                                                                          // Declaring variables</w:t>
      </w:r>
    </w:p>
    <w:p w14:paraId="0DDF35B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while (</w:t>
      </w:r>
      <w:proofErr w:type="gramStart"/>
      <w:r>
        <w:rPr>
          <w:rFonts w:ascii="Times New Roman" w:hAnsi="Times New Roman" w:cs="Times New Roman"/>
          <w:sz w:val="24"/>
          <w:szCs w:val="24"/>
        </w:rPr>
        <w:t>1){</w:t>
      </w:r>
      <w:proofErr w:type="gramEnd"/>
    </w:p>
    <w:p w14:paraId="471C3A2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for (i = 0; i &lt;80; 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 100 cycles of sound</w:t>
      </w:r>
    </w:p>
    <w:p w14:paraId="20EF6BA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digitalWrite (out, HIGH</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This will turn the buzzer ON</w:t>
      </w:r>
    </w:p>
    <w:p w14:paraId="1C024AE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 (1</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 of 1ms will set frequency 1</w:t>
      </w:r>
    </w:p>
    <w:p w14:paraId="1EFF3F5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digitalWrite (out, LOW</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This will turn the buzzer OFF</w:t>
      </w:r>
    </w:p>
    <w:p w14:paraId="412E409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 (1</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 ms</w:t>
      </w:r>
    </w:p>
    <w:p w14:paraId="2670424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3BABC02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for (i = 0; i &lt;100; 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 100 cycles of sound</w:t>
      </w:r>
    </w:p>
    <w:p w14:paraId="46F7D65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digitalWrite (out, HIGH</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This will turn the buzzer ON</w:t>
      </w:r>
    </w:p>
    <w:p w14:paraId="2CE67B3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 (2</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 of 2ms will set frequency 2</w:t>
      </w:r>
    </w:p>
    <w:p w14:paraId="2112660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digitalWrite (out, LOW</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This will turn the buzzer OFF</w:t>
      </w:r>
    </w:p>
    <w:p w14:paraId="59E1852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 (2</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 Giving a delay of 2ms</w:t>
      </w:r>
    </w:p>
    <w:p w14:paraId="3BBDAB6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7665EC9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3F31D94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6689D9A" w14:textId="77777777" w:rsidR="005930ED" w:rsidRDefault="00522E1B">
      <w:pPr>
        <w:rPr>
          <w:rFonts w:ascii="Times New Roman" w:hAnsi="Times New Roman" w:cs="Times New Roman"/>
          <w:sz w:val="24"/>
          <w:szCs w:val="24"/>
        </w:rPr>
      </w:pPr>
      <w:bookmarkStart w:id="32" w:name="_Toc77271535"/>
      <w:r>
        <w:rPr>
          <w:rFonts w:ascii="Times New Roman" w:hAnsi="Times New Roman" w:cs="Times New Roman"/>
          <w:b/>
          <w:bCs/>
          <w:sz w:val="28"/>
          <w:szCs w:val="28"/>
        </w:rPr>
        <w:t>4.4.1Playing a Melody using passive buzzer</w:t>
      </w:r>
      <w:bookmarkEnd w:id="32"/>
    </w:p>
    <w:p w14:paraId="26731AF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this example, we will play a melody using the passive buzzer. We will use the capability of Arduino to produce the pwm signal through which the buzzer will generate tone at different frequencies. The connections are same as we did for the passive buzzer. Just upload the code and the buzzer will play a melody.</w:t>
      </w:r>
    </w:p>
    <w:p w14:paraId="28DEB061" w14:textId="77777777" w:rsidR="005930ED" w:rsidRDefault="00522E1B">
      <w:pPr>
        <w:jc w:val="both"/>
        <w:rPr>
          <w:rFonts w:ascii="Times New Roman" w:hAnsi="Times New Roman" w:cs="Times New Roman"/>
          <w:sz w:val="24"/>
          <w:szCs w:val="24"/>
        </w:rPr>
      </w:pPr>
      <w:bookmarkStart w:id="33" w:name="_Toc77271536"/>
      <w:r>
        <w:rPr>
          <w:rFonts w:ascii="Times New Roman" w:hAnsi="Times New Roman" w:cs="Times New Roman"/>
          <w:sz w:val="24"/>
          <w:szCs w:val="24"/>
        </w:rPr>
        <w:t>4.4.</w:t>
      </w:r>
      <w:proofErr w:type="gramStart"/>
      <w:r>
        <w:rPr>
          <w:rFonts w:ascii="Times New Roman" w:hAnsi="Times New Roman" w:cs="Times New Roman"/>
          <w:sz w:val="24"/>
          <w:szCs w:val="24"/>
        </w:rPr>
        <w:t>2.Melody</w:t>
      </w:r>
      <w:proofErr w:type="gramEnd"/>
      <w:r>
        <w:rPr>
          <w:rFonts w:ascii="Times New Roman" w:hAnsi="Times New Roman" w:cs="Times New Roman"/>
          <w:sz w:val="24"/>
          <w:szCs w:val="24"/>
        </w:rPr>
        <w:t xml:space="preserve"> game Code</w:t>
      </w:r>
      <w:bookmarkEnd w:id="33"/>
    </w:p>
    <w:p w14:paraId="02213EA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This code is for playing a melody</w:t>
      </w:r>
    </w:p>
    <w:p w14:paraId="506C3B3E" w14:textId="77777777" w:rsidR="005930ED" w:rsidRDefault="005930ED">
      <w:pPr>
        <w:jc w:val="both"/>
        <w:rPr>
          <w:rFonts w:ascii="Times New Roman" w:hAnsi="Times New Roman" w:cs="Times New Roman"/>
          <w:sz w:val="24"/>
          <w:szCs w:val="24"/>
        </w:rPr>
      </w:pPr>
    </w:p>
    <w:p w14:paraId="63299F6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buzzerpin = 11;</w:t>
      </w:r>
    </w:p>
    <w:p w14:paraId="4ED60AA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DEBUG = 1;   </w:t>
      </w:r>
    </w:p>
    <w:p w14:paraId="0462FA9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6434317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 </w:t>
      </w:r>
    </w:p>
    <w:p w14:paraId="415BA9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buzzerpin, OUTPUT);                                                                               // Setting pin 11 as output</w:t>
      </w:r>
    </w:p>
    <w:p w14:paraId="747A085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if (DEBUG) { </w:t>
      </w:r>
    </w:p>
    <w:p w14:paraId="089E117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Serial.begin(9600</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Setting baud rate at 9600  </w:t>
      </w:r>
    </w:p>
    <w:p w14:paraId="3311272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w:t>
      </w:r>
    </w:p>
    <w:p w14:paraId="3417AEA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0B93177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24F7832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466E2F2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w:t>
      </w:r>
      <w:proofErr w:type="gramStart"/>
      <w:r>
        <w:rPr>
          <w:rFonts w:ascii="Times New Roman" w:hAnsi="Times New Roman" w:cs="Times New Roman"/>
          <w:sz w:val="24"/>
          <w:szCs w:val="24"/>
        </w:rPr>
        <w:t>melody[</w:t>
      </w:r>
      <w:proofErr w:type="gramEnd"/>
      <w:r>
        <w:rPr>
          <w:rFonts w:ascii="Times New Roman" w:hAnsi="Times New Roman" w:cs="Times New Roman"/>
          <w:sz w:val="24"/>
          <w:szCs w:val="24"/>
        </w:rPr>
        <w:t>] = {  C,  b,  g,  C,  b,   e,  R,  C,  c,  g, a, C };                         // initializing variables for playing melody</w:t>
      </w:r>
    </w:p>
    <w:p w14:paraId="0C12C9E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w:t>
      </w:r>
      <w:proofErr w:type="gramStart"/>
      <w:r>
        <w:rPr>
          <w:rFonts w:ascii="Times New Roman" w:hAnsi="Times New Roman" w:cs="Times New Roman"/>
          <w:sz w:val="24"/>
          <w:szCs w:val="24"/>
        </w:rPr>
        <w:t>beats[</w:t>
      </w:r>
      <w:proofErr w:type="gramEnd"/>
      <w:r>
        <w:rPr>
          <w:rFonts w:ascii="Times New Roman" w:hAnsi="Times New Roman" w:cs="Times New Roman"/>
          <w:sz w:val="24"/>
          <w:szCs w:val="24"/>
        </w:rPr>
        <w:t xml:space="preserve">]  = { 16, 16, 16,  8,  8,  16, 32, 16, 16, 16, 8, 8 };   // initializing the beat values </w:t>
      </w:r>
    </w:p>
    <w:p w14:paraId="47D940C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MAX_COUNT = sizeof(melody) </w:t>
      </w:r>
    </w:p>
    <w:p w14:paraId="74969DD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131CD2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7E98CDE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long tempo = </w:t>
      </w:r>
      <w:proofErr w:type="gramStart"/>
      <w:r>
        <w:rPr>
          <w:rFonts w:ascii="Times New Roman" w:hAnsi="Times New Roman" w:cs="Times New Roman"/>
          <w:sz w:val="24"/>
          <w:szCs w:val="24"/>
        </w:rPr>
        <w:t>10000;   </w:t>
      </w:r>
      <w:proofErr w:type="gramEnd"/>
      <w:r>
        <w:rPr>
          <w:rFonts w:ascii="Times New Roman" w:hAnsi="Times New Roman" w:cs="Times New Roman"/>
          <w:sz w:val="24"/>
          <w:szCs w:val="24"/>
        </w:rPr>
        <w:t>                                                                    // This will Set overall tempo</w:t>
      </w:r>
    </w:p>
    <w:p w14:paraId="471FE43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8409B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pause = </w:t>
      </w:r>
      <w:proofErr w:type="gramStart"/>
      <w:r>
        <w:rPr>
          <w:rFonts w:ascii="Times New Roman" w:hAnsi="Times New Roman" w:cs="Times New Roman"/>
          <w:sz w:val="24"/>
          <w:szCs w:val="24"/>
        </w:rPr>
        <w:t>1000;   </w:t>
      </w:r>
      <w:proofErr w:type="gramEnd"/>
      <w:r>
        <w:rPr>
          <w:rFonts w:ascii="Times New Roman" w:hAnsi="Times New Roman" w:cs="Times New Roman"/>
          <w:sz w:val="24"/>
          <w:szCs w:val="24"/>
        </w:rPr>
        <w:t>                                                           // initializing the variable for pause between tones</w:t>
      </w:r>
    </w:p>
    <w:p w14:paraId="3D76BB7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0F022D8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rest_count = 100; //&lt;-BLETCHEROUS HACK; See NOTES</w:t>
      </w:r>
    </w:p>
    <w:p w14:paraId="61996C7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E2AB3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Initialize core variables</w:t>
      </w:r>
    </w:p>
    <w:p w14:paraId="73CFD16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tone_ = 0;</w:t>
      </w:r>
    </w:p>
    <w:p w14:paraId="06A0FD2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int beat = 0;</w:t>
      </w:r>
    </w:p>
    <w:p w14:paraId="691CF64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long </w:t>
      </w:r>
      <w:proofErr w:type="gramStart"/>
      <w:r>
        <w:rPr>
          <w:rFonts w:ascii="Times New Roman" w:hAnsi="Times New Roman" w:cs="Times New Roman"/>
          <w:sz w:val="24"/>
          <w:szCs w:val="24"/>
        </w:rPr>
        <w:t>duration  =</w:t>
      </w:r>
      <w:proofErr w:type="gramEnd"/>
      <w:r>
        <w:rPr>
          <w:rFonts w:ascii="Times New Roman" w:hAnsi="Times New Roman" w:cs="Times New Roman"/>
          <w:sz w:val="24"/>
          <w:szCs w:val="24"/>
        </w:rPr>
        <w:t> 0;</w:t>
      </w:r>
    </w:p>
    <w:p w14:paraId="17208FE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3C8A4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PLAY </w:t>
      </w:r>
      <w:proofErr w:type="gramStart"/>
      <w:r>
        <w:rPr>
          <w:rFonts w:ascii="Times New Roman" w:hAnsi="Times New Roman" w:cs="Times New Roman"/>
          <w:sz w:val="24"/>
          <w:szCs w:val="24"/>
        </w:rPr>
        <w:t>TONE  =</w:t>
      </w:r>
      <w:proofErr w:type="gramEnd"/>
      <w:r>
        <w:rPr>
          <w:rFonts w:ascii="Times New Roman" w:hAnsi="Times New Roman" w:cs="Times New Roman"/>
          <w:sz w:val="24"/>
          <w:szCs w:val="24"/>
        </w:rPr>
        <w:t>=============================================</w:t>
      </w:r>
    </w:p>
    <w:p w14:paraId="489169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Pulse the speaker to play a tone for a particular duration</w:t>
      </w:r>
    </w:p>
    <w:p w14:paraId="0D8D58C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playTone(</w:t>
      </w:r>
      <w:proofErr w:type="gramEnd"/>
      <w:r>
        <w:rPr>
          <w:rFonts w:ascii="Times New Roman" w:hAnsi="Times New Roman" w:cs="Times New Roman"/>
          <w:sz w:val="24"/>
          <w:szCs w:val="24"/>
        </w:rPr>
        <w:t>) {</w:t>
      </w:r>
    </w:p>
    <w:p w14:paraId="029341E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long elapsed_time = 0;</w:t>
      </w:r>
    </w:p>
    <w:p w14:paraId="6654079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if (tone_ &gt; 0)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if this isn't a Rest beat, while the tone has </w:t>
      </w:r>
    </w:p>
    <w:p w14:paraId="40B33EE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played</w:t>
      </w:r>
      <w:proofErr w:type="gramEnd"/>
      <w:r>
        <w:rPr>
          <w:rFonts w:ascii="Times New Roman" w:hAnsi="Times New Roman" w:cs="Times New Roman"/>
          <w:sz w:val="24"/>
          <w:szCs w:val="24"/>
        </w:rPr>
        <w:t xml:space="preserve"> less long than 'duration', pulse speaker HIGH and LOW</w:t>
      </w:r>
    </w:p>
    <w:p w14:paraId="37815D7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while (elapsed_time &lt; duration) {</w:t>
      </w:r>
    </w:p>
    <w:p w14:paraId="78EA87F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8703A9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digitalWrite(</w:t>
      </w:r>
      <w:proofErr w:type="gramStart"/>
      <w:r>
        <w:rPr>
          <w:rFonts w:ascii="Times New Roman" w:hAnsi="Times New Roman" w:cs="Times New Roman"/>
          <w:sz w:val="24"/>
          <w:szCs w:val="24"/>
        </w:rPr>
        <w:t>buzzerpin,HIGH</w:t>
      </w:r>
      <w:proofErr w:type="gramEnd"/>
      <w:r>
        <w:rPr>
          <w:rFonts w:ascii="Times New Roman" w:hAnsi="Times New Roman" w:cs="Times New Roman"/>
          <w:sz w:val="24"/>
          <w:szCs w:val="24"/>
        </w:rPr>
        <w:t>);</w:t>
      </w:r>
    </w:p>
    <w:p w14:paraId="6483D37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delayMicroseconds(</w:t>
      </w:r>
      <w:proofErr w:type="gramEnd"/>
      <w:r>
        <w:rPr>
          <w:rFonts w:ascii="Times New Roman" w:hAnsi="Times New Roman" w:cs="Times New Roman"/>
          <w:sz w:val="24"/>
          <w:szCs w:val="24"/>
        </w:rPr>
        <w:t>tone_ / 2);</w:t>
      </w:r>
    </w:p>
    <w:p w14:paraId="30549A0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38A5ECE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DOWN</w:t>
      </w:r>
    </w:p>
    <w:p w14:paraId="507E95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digitalWrite(</w:t>
      </w:r>
      <w:proofErr w:type="gramEnd"/>
      <w:r>
        <w:rPr>
          <w:rFonts w:ascii="Times New Roman" w:hAnsi="Times New Roman" w:cs="Times New Roman"/>
          <w:sz w:val="24"/>
          <w:szCs w:val="24"/>
        </w:rPr>
        <w:t>buzzerpin, LOW);</w:t>
      </w:r>
    </w:p>
    <w:p w14:paraId="234721D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delayMicroseconds(</w:t>
      </w:r>
      <w:proofErr w:type="gramEnd"/>
      <w:r>
        <w:rPr>
          <w:rFonts w:ascii="Times New Roman" w:hAnsi="Times New Roman" w:cs="Times New Roman"/>
          <w:sz w:val="24"/>
          <w:szCs w:val="24"/>
        </w:rPr>
        <w:t>tone_ / 2);</w:t>
      </w:r>
    </w:p>
    <w:p w14:paraId="7AEADD1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F2FE7D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Keep track of how long we pulsed</w:t>
      </w:r>
    </w:p>
    <w:p w14:paraId="0BDCDC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elapsed_time += (tone_);</w:t>
      </w:r>
    </w:p>
    <w:p w14:paraId="32F7540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w:t>
      </w:r>
    </w:p>
    <w:p w14:paraId="555EAA4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2BB6CED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else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Rest beat; loop times delay</w:t>
      </w:r>
    </w:p>
    <w:p w14:paraId="1F2ADE2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for (int j = 0; j &lt; rest_count; j++)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See NOTE on rest_count</w:t>
      </w:r>
    </w:p>
    <w:p w14:paraId="4A99979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delayMicroseconds(duration);  </w:t>
      </w:r>
    </w:p>
    <w:p w14:paraId="015A88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w:t>
      </w:r>
    </w:p>
    <w:p w14:paraId="09374D9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w:t>
      </w:r>
    </w:p>
    <w:p w14:paraId="29A97FC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6698421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7A2D069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LET THE WILD RUMPUS BEGIN =============================</w:t>
      </w:r>
    </w:p>
    <w:p w14:paraId="2C6201D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w:t>
      </w:r>
    </w:p>
    <w:p w14:paraId="46ED065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Set up a counter to pull from </w:t>
      </w:r>
      <w:proofErr w:type="gramStart"/>
      <w:r>
        <w:rPr>
          <w:rFonts w:ascii="Times New Roman" w:hAnsi="Times New Roman" w:cs="Times New Roman"/>
          <w:sz w:val="24"/>
          <w:szCs w:val="24"/>
        </w:rPr>
        <w:t>melody[</w:t>
      </w:r>
      <w:proofErr w:type="gramEnd"/>
      <w:r>
        <w:rPr>
          <w:rFonts w:ascii="Times New Roman" w:hAnsi="Times New Roman" w:cs="Times New Roman"/>
          <w:sz w:val="24"/>
          <w:szCs w:val="24"/>
        </w:rPr>
        <w:t>] and beats[]</w:t>
      </w:r>
    </w:p>
    <w:p w14:paraId="0E19402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for (int i=0; i&lt;MAX_COUNT; i++) {</w:t>
      </w:r>
    </w:p>
    <w:p w14:paraId="79BDE38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tone_ = melody[i];</w:t>
      </w:r>
    </w:p>
    <w:p w14:paraId="04CE1B4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beat = beats[i];</w:t>
      </w:r>
    </w:p>
    <w:p w14:paraId="71F8D12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717C89A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duration = beat * tempo; // Set up timing</w:t>
      </w:r>
    </w:p>
    <w:p w14:paraId="51B9A66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A31BC6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playTone(</w:t>
      </w:r>
      <w:proofErr w:type="gramEnd"/>
      <w:r>
        <w:rPr>
          <w:rFonts w:ascii="Times New Roman" w:hAnsi="Times New Roman" w:cs="Times New Roman"/>
          <w:sz w:val="24"/>
          <w:szCs w:val="24"/>
        </w:rPr>
        <w:t>); </w:t>
      </w:r>
    </w:p>
    <w:p w14:paraId="4116508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 A pause between notes...</w:t>
      </w:r>
    </w:p>
    <w:p w14:paraId="101B337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delayMicroseconds(pause);</w:t>
      </w:r>
    </w:p>
    <w:p w14:paraId="7E92247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478DA0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if (DEBUG)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If debugging, report loop, tone, beat, and duration</w:t>
      </w:r>
    </w:p>
    <w:p w14:paraId="1F5716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Serial.print(i);</w:t>
      </w:r>
    </w:p>
    <w:p w14:paraId="6B119A2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w:t>
      </w:r>
    </w:p>
    <w:p w14:paraId="1D54679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Serial.print(beat);</w:t>
      </w:r>
    </w:p>
    <w:p w14:paraId="4A1620E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 ");    </w:t>
      </w:r>
    </w:p>
    <w:p w14:paraId="4DFA42F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Serial.print(tone_);</w:t>
      </w:r>
    </w:p>
    <w:p w14:paraId="14E71AC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 ");</w:t>
      </w:r>
    </w:p>
    <w:p w14:paraId="00FA139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Serial.println(duration);</w:t>
      </w:r>
    </w:p>
    <w:p w14:paraId="14CF3C0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6D3F027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254F0C8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64A05F32" w14:textId="77777777" w:rsidR="005930ED" w:rsidRDefault="005930ED">
      <w:pPr>
        <w:jc w:val="both"/>
        <w:rPr>
          <w:rFonts w:ascii="Times New Roman" w:hAnsi="Times New Roman" w:cs="Times New Roman"/>
          <w:sz w:val="24"/>
          <w:szCs w:val="24"/>
        </w:rPr>
      </w:pPr>
      <w:bookmarkStart w:id="34" w:name="_Toc77271537"/>
    </w:p>
    <w:p w14:paraId="7770FE4B" w14:textId="77777777" w:rsidR="005930ED" w:rsidRDefault="005930ED">
      <w:pPr>
        <w:jc w:val="both"/>
        <w:rPr>
          <w:rFonts w:ascii="Times New Roman" w:hAnsi="Times New Roman" w:cs="Times New Roman"/>
          <w:sz w:val="24"/>
          <w:szCs w:val="24"/>
        </w:rPr>
      </w:pPr>
    </w:p>
    <w:p w14:paraId="44D86A1F" w14:textId="77777777" w:rsidR="005930ED" w:rsidRDefault="005930ED">
      <w:pPr>
        <w:jc w:val="both"/>
        <w:rPr>
          <w:rFonts w:ascii="Times New Roman" w:hAnsi="Times New Roman" w:cs="Times New Roman"/>
          <w:b/>
          <w:bCs/>
          <w:sz w:val="28"/>
          <w:szCs w:val="28"/>
        </w:rPr>
        <w:sectPr w:rsidR="005930ED">
          <w:pgSz w:w="11906" w:h="16838"/>
          <w:pgMar w:top="1701" w:right="851" w:bottom="1701" w:left="2268" w:header="706" w:footer="706" w:gutter="0"/>
          <w:pgNumType w:start="1" w:chapStyle="1"/>
          <w:cols w:space="708"/>
          <w:titlePg/>
          <w:docGrid w:linePitch="360"/>
        </w:sectPr>
      </w:pPr>
    </w:p>
    <w:p w14:paraId="3D6C103D" w14:textId="77777777" w:rsidR="005930ED" w:rsidRDefault="00522E1B">
      <w:pPr>
        <w:ind w:firstLineChars="1150" w:firstLine="3233"/>
        <w:jc w:val="both"/>
        <w:rPr>
          <w:rFonts w:ascii="Times New Roman" w:hAnsi="Times New Roman" w:cs="Times New Roman"/>
          <w:b/>
          <w:sz w:val="28"/>
          <w:szCs w:val="28"/>
        </w:rPr>
      </w:pPr>
      <w:bookmarkStart w:id="35" w:name="_Toc77271538"/>
      <w:bookmarkStart w:id="36" w:name="_Toc76765013"/>
      <w:bookmarkEnd w:id="34"/>
      <w:r>
        <w:rPr>
          <w:rFonts w:ascii="Times New Roman" w:hAnsi="Times New Roman" w:cs="Times New Roman"/>
          <w:b/>
          <w:sz w:val="28"/>
          <w:szCs w:val="28"/>
        </w:rPr>
        <w:lastRenderedPageBreak/>
        <w:t>CHAPTER - 5</w:t>
      </w:r>
    </w:p>
    <w:p w14:paraId="75B7B9FE" w14:textId="77777777" w:rsidR="005930ED" w:rsidRDefault="00522E1B">
      <w:pPr>
        <w:spacing w:after="0" w:line="240" w:lineRule="auto"/>
        <w:ind w:firstLineChars="1200" w:firstLine="3373"/>
        <w:jc w:val="both"/>
        <w:rPr>
          <w:rFonts w:ascii="Times New Roman" w:hAnsi="Times New Roman" w:cs="Times New Roman"/>
          <w:b/>
          <w:bCs/>
          <w:sz w:val="28"/>
          <w:szCs w:val="28"/>
        </w:rPr>
      </w:pPr>
      <w:r>
        <w:rPr>
          <w:rFonts w:ascii="Times New Roman" w:hAnsi="Times New Roman" w:cs="Times New Roman"/>
          <w:b/>
          <w:bCs/>
          <w:sz w:val="28"/>
          <w:szCs w:val="28"/>
        </w:rPr>
        <w:t>IR SENSORS</w:t>
      </w:r>
      <w:bookmarkEnd w:id="35"/>
      <w:bookmarkEnd w:id="36"/>
    </w:p>
    <w:p w14:paraId="24672A3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w:t>
      </w:r>
      <w:hyperlink r:id="rId63" w:tgtFrame="_blank" w:history="1">
        <w:r>
          <w:rPr>
            <w:rStyle w:val="Hyperlink"/>
            <w:rFonts w:ascii="Times New Roman" w:hAnsi="Times New Roman" w:cs="Times New Roman"/>
            <w:color w:val="000000" w:themeColor="text1"/>
            <w:sz w:val="24"/>
            <w:szCs w:val="24"/>
            <w:shd w:val="clear" w:color="auto" w:fill="FFFFFF"/>
          </w:rPr>
          <w:t>passive IR sensor</w:t>
        </w:r>
      </w:hyperlink>
      <w:r>
        <w:rPr>
          <w:rFonts w:ascii="Times New Roman" w:hAnsi="Times New Roman" w:cs="Times New Roman"/>
          <w:sz w:val="24"/>
          <w:szCs w:val="24"/>
        </w:rPr>
        <w:t>. Usually, in the infrared spectrum, all the objects radiate some form of thermal radiation. These types of radiations are invisible to our eyes, which can be detected by an infrared sensor. The emitter is simply an IR LED (</w:t>
      </w:r>
      <w:hyperlink r:id="rId64" w:tgtFrame="_blank" w:history="1">
        <w:r>
          <w:rPr>
            <w:rStyle w:val="Hyperlink"/>
            <w:rFonts w:ascii="Times New Roman" w:hAnsi="Times New Roman" w:cs="Times New Roman"/>
            <w:color w:val="000000" w:themeColor="text1"/>
            <w:sz w:val="24"/>
            <w:szCs w:val="24"/>
            <w:shd w:val="clear" w:color="auto" w:fill="FFFFFF"/>
          </w:rPr>
          <w:t>Light Emitting Diode</w:t>
        </w:r>
      </w:hyperlink>
      <w:r>
        <w:rPr>
          <w:rFonts w:ascii="Times New Roman" w:hAnsi="Times New Roman" w:cs="Times New Roman"/>
          <w:sz w:val="24"/>
          <w:szCs w:val="24"/>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4CADA25" w14:textId="77777777" w:rsidR="005930ED" w:rsidRDefault="005930ED">
      <w:pPr>
        <w:jc w:val="both"/>
        <w:rPr>
          <w:rFonts w:ascii="Times New Roman" w:hAnsi="Times New Roman" w:cs="Times New Roman"/>
          <w:sz w:val="24"/>
          <w:szCs w:val="24"/>
        </w:rPr>
      </w:pPr>
    </w:p>
    <w:p w14:paraId="151F7B56" w14:textId="77777777" w:rsidR="005930ED" w:rsidRDefault="00522E1B">
      <w:pPr>
        <w:jc w:val="both"/>
        <w:rPr>
          <w:rFonts w:ascii="Times New Roman" w:hAnsi="Times New Roman" w:cs="Times New Roman"/>
          <w:sz w:val="24"/>
          <w:szCs w:val="24"/>
        </w:rPr>
      </w:pPr>
      <w:bookmarkStart w:id="37" w:name="_Toc76765014"/>
      <w:bookmarkStart w:id="38" w:name="_Toc77271539"/>
      <w:r>
        <w:rPr>
          <w:rFonts w:ascii="Times New Roman" w:hAnsi="Times New Roman" w:cs="Times New Roman"/>
          <w:b/>
          <w:bCs/>
          <w:sz w:val="28"/>
          <w:szCs w:val="28"/>
        </w:rPr>
        <w:t>5.1. Working Principle</w:t>
      </w:r>
      <w:bookmarkEnd w:id="37"/>
      <w:bookmarkEnd w:id="38"/>
    </w:p>
    <w:p w14:paraId="73CB471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working principle of an infrared sensor is similar to the object detection sensor. This sensor includes an IR LED &amp; an IR Photodiode, so by combining these two can be formed as a photo-coupler otherwise optocoupler. The physics laws used in this sensor are planks radiation, Stephan Boltzmann &amp; weins displacement.</w:t>
      </w:r>
    </w:p>
    <w:p w14:paraId="5872333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14:paraId="3022946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Once it is used as the combination of an IR transmitter &amp; receiver, then the receiver’s wavelength must equal the transmitter. Here, the transmitter is IR LED whereas the receiver is IR photodiode. The infrared photodiode is responsive to the infrared light that is generated through an infrared LED. The resistance of photo-diode &amp; the change in output voltage is in proportion to the infrared light obtained. This is the IR sensor’s fundamental working principle.</w:t>
      </w:r>
    </w:p>
    <w:p w14:paraId="39A2FBD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Once the infrared transmitter generates emission, then it arrives at the object &amp; some of the emission will reflect back toward the infrared receiver. The sensor output can be decided by the IR receiver depending on the intensity of the response.</w:t>
      </w:r>
    </w:p>
    <w:p w14:paraId="3CA4668F" w14:textId="77777777" w:rsidR="005930ED" w:rsidRDefault="00522E1B">
      <w:pPr>
        <w:jc w:val="both"/>
        <w:rPr>
          <w:rFonts w:ascii="Times New Roman" w:hAnsi="Times New Roman" w:cs="Times New Roman"/>
          <w:b/>
          <w:bCs/>
          <w:sz w:val="28"/>
          <w:szCs w:val="28"/>
        </w:rPr>
      </w:pPr>
      <w:bookmarkStart w:id="39" w:name="_Toc77271540"/>
      <w:bookmarkStart w:id="40" w:name="_Toc76765015"/>
      <w:r>
        <w:rPr>
          <w:rFonts w:ascii="Times New Roman" w:hAnsi="Times New Roman" w:cs="Times New Roman"/>
          <w:b/>
          <w:bCs/>
          <w:sz w:val="28"/>
          <w:szCs w:val="28"/>
        </w:rPr>
        <w:t>5.2. Types of Infrared Sensor</w:t>
      </w:r>
      <w:bookmarkEnd w:id="39"/>
      <w:bookmarkEnd w:id="40"/>
    </w:p>
    <w:p w14:paraId="09FF54A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Infrared sensors are classified into two types like active IR sensor and passive IR sensor.</w:t>
      </w:r>
    </w:p>
    <w:p w14:paraId="235FD9FF" w14:textId="77777777" w:rsidR="005930ED" w:rsidRDefault="005930ED">
      <w:pPr>
        <w:jc w:val="both"/>
        <w:rPr>
          <w:rFonts w:ascii="Times New Roman" w:hAnsi="Times New Roman" w:cs="Times New Roman"/>
          <w:b/>
          <w:bCs/>
          <w:sz w:val="28"/>
          <w:szCs w:val="28"/>
        </w:rPr>
      </w:pPr>
      <w:bookmarkStart w:id="41" w:name="_Toc76765016"/>
      <w:bookmarkStart w:id="42" w:name="_Toc77271541"/>
    </w:p>
    <w:p w14:paraId="2F3AD61E" w14:textId="77777777" w:rsidR="005930ED" w:rsidRDefault="00522E1B">
      <w:pPr>
        <w:jc w:val="both"/>
        <w:rPr>
          <w:rFonts w:ascii="Times New Roman" w:hAnsi="Times New Roman" w:cs="Times New Roman"/>
          <w:b/>
          <w:bCs/>
          <w:sz w:val="28"/>
          <w:szCs w:val="28"/>
        </w:rPr>
      </w:pPr>
      <w:r>
        <w:rPr>
          <w:rFonts w:ascii="Times New Roman" w:hAnsi="Times New Roman" w:cs="Times New Roman"/>
          <w:b/>
          <w:bCs/>
          <w:sz w:val="28"/>
          <w:szCs w:val="28"/>
        </w:rPr>
        <w:lastRenderedPageBreak/>
        <w:t>5.2.1. Active IR Sensor</w:t>
      </w:r>
      <w:bookmarkEnd w:id="41"/>
      <w:bookmarkEnd w:id="42"/>
    </w:p>
    <w:p w14:paraId="7F35058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This active infrared sensor includes both the transmitter as well as the receiver. In most of the applications, the light-emitting diode is used as a source. LED is used as a non-imaging infrared sensor whereas the laser diode is used as an imaging infrared sensor.</w:t>
      </w:r>
    </w:p>
    <w:p w14:paraId="3021001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These sensors work through energy radiation, received &amp; detected through radiation. Further, it can be processed by using the signal processor to fetch the necessary information. The best examples of this active infrared sensor are reflectance and break beam sensor.</w:t>
      </w:r>
    </w:p>
    <w:p w14:paraId="7D0CCD6A" w14:textId="77777777" w:rsidR="005930ED" w:rsidRDefault="00522E1B">
      <w:pPr>
        <w:jc w:val="both"/>
        <w:rPr>
          <w:rFonts w:ascii="Times New Roman" w:hAnsi="Times New Roman" w:cs="Times New Roman"/>
          <w:sz w:val="24"/>
          <w:szCs w:val="24"/>
        </w:rPr>
      </w:pPr>
      <w:bookmarkStart w:id="43" w:name="_Toc77271542"/>
      <w:bookmarkStart w:id="44" w:name="_Toc76765017"/>
      <w:r>
        <w:rPr>
          <w:rFonts w:ascii="Times New Roman" w:hAnsi="Times New Roman" w:cs="Times New Roman"/>
          <w:b/>
          <w:bCs/>
          <w:sz w:val="28"/>
          <w:szCs w:val="28"/>
        </w:rPr>
        <w:t>5.2.2. Passive IR Sensor</w:t>
      </w:r>
      <w:bookmarkEnd w:id="43"/>
      <w:bookmarkEnd w:id="44"/>
    </w:p>
    <w:p w14:paraId="6F3146A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passive infrared sensor includes detectors only but they don’t include a transmitter. These sensors use an object like a transmitter or IR source. This object emits energy and detects through infrared receivers. After that, a signal processor is used to understand the signal to obtain the required information.</w:t>
      </w:r>
    </w:p>
    <w:p w14:paraId="50706B4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best examples of this sensor are pyroelectric detector, bolometer, thermocouple-thermopile, etc. These sensors are classified into two types like thermal IR sensor and quantum IR sensor. The thermal IR sensor doesn’t depend on wavelength. The energy source used by these sensors is heated. Thermal detectors are slow with their response and detection time. The quantum IR sensor depends on the wavelength and these sensors include high response and detection time. These sensors need regular cooling for specific measurements.</w:t>
      </w:r>
    </w:p>
    <w:p w14:paraId="03D07151" w14:textId="77777777" w:rsidR="005930ED" w:rsidRDefault="00522E1B">
      <w:pPr>
        <w:jc w:val="both"/>
        <w:rPr>
          <w:rFonts w:ascii="Times New Roman" w:hAnsi="Times New Roman" w:cs="Times New Roman"/>
          <w:b/>
          <w:bCs/>
          <w:sz w:val="24"/>
          <w:szCs w:val="24"/>
        </w:rPr>
      </w:pPr>
      <w:bookmarkStart w:id="45" w:name="_Toc77271543"/>
      <w:bookmarkStart w:id="46" w:name="_Toc76765018"/>
      <w:r>
        <w:rPr>
          <w:rFonts w:ascii="Times New Roman" w:hAnsi="Times New Roman" w:cs="Times New Roman"/>
          <w:b/>
          <w:bCs/>
          <w:sz w:val="24"/>
          <w:szCs w:val="24"/>
        </w:rPr>
        <w:t>5.2.3. Circuit Working</w:t>
      </w:r>
      <w:bookmarkEnd w:id="45"/>
      <w:bookmarkEnd w:id="46"/>
    </w:p>
    <w:p w14:paraId="6E97E0D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Once the infrared LED is detected, then the reflected light from the thing will activate a small current that will supply throughout the IR LED detector. This will activate the NPN transistor &amp; the PNP;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the LED will switch ON. This circuit is applicable for making different projects like automatic lamps to activate once a person approaches close to the light.</w:t>
      </w:r>
    </w:p>
    <w:p w14:paraId="53990BE4" w14:textId="77777777" w:rsidR="005930ED" w:rsidRDefault="00522E1B">
      <w:pPr>
        <w:jc w:val="both"/>
        <w:rPr>
          <w:rFonts w:ascii="Times New Roman" w:hAnsi="Times New Roman" w:cs="Times New Roman"/>
          <w:sz w:val="24"/>
          <w:szCs w:val="24"/>
        </w:rPr>
      </w:pPr>
      <w:bookmarkStart w:id="47" w:name="_Toc77271544"/>
      <w:r>
        <w:rPr>
          <w:rFonts w:ascii="Times New Roman" w:hAnsi="Times New Roman" w:cs="Times New Roman"/>
          <w:b/>
          <w:bCs/>
          <w:sz w:val="28"/>
          <w:szCs w:val="28"/>
        </w:rPr>
        <w:t>5.3. Hardware Interfacing</w:t>
      </w:r>
      <w:bookmarkEnd w:id="47"/>
    </w:p>
    <w:p w14:paraId="316A12C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IR Sensor have four pins:</w:t>
      </w:r>
    </w:p>
    <w:p w14:paraId="4D602EA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1. VCC +5V</w:t>
      </w:r>
    </w:p>
    <w:p w14:paraId="7DEB3B0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2. GND</w:t>
      </w:r>
    </w:p>
    <w:p w14:paraId="44452EE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3. D connects with any digital pin of Arduino when IR pair use as Digital Sensor.</w:t>
      </w:r>
    </w:p>
    <w:p w14:paraId="2D250AF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4. A connects with analog input pin of Arduino when IR pair use as Analog Sensor</w:t>
      </w:r>
    </w:p>
    <w:p w14:paraId="0123792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const int ProxSensor=A0;</w:t>
      </w:r>
    </w:p>
    <w:p w14:paraId="48EBC6E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int inputVal = 0;</w:t>
      </w:r>
    </w:p>
    <w:p w14:paraId="183B524F" w14:textId="77777777" w:rsidR="005930ED" w:rsidRDefault="005930ED">
      <w:pPr>
        <w:jc w:val="both"/>
        <w:rPr>
          <w:rFonts w:ascii="Times New Roman" w:hAnsi="Times New Roman" w:cs="Times New Roman"/>
          <w:sz w:val="24"/>
          <w:szCs w:val="24"/>
        </w:rPr>
      </w:pPr>
    </w:p>
    <w:p w14:paraId="36D1685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 </w:t>
      </w:r>
    </w:p>
    <w:p w14:paraId="1A9C513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w:t>
      </w:r>
    </w:p>
    <w:p w14:paraId="79E521C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13, OUTPUT);          // Pin 13 has an LED connected on most Arduino boards:  </w:t>
      </w:r>
    </w:p>
    <w:p w14:paraId="664E4F0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ProxSensor,INPUT);    //Pin 2 is connected to the output of proximity sensor</w:t>
      </w:r>
    </w:p>
    <w:p w14:paraId="653A70C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Serial.begin(9600);</w:t>
      </w:r>
    </w:p>
    <w:p w14:paraId="0E051C5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751E2414" w14:textId="77777777" w:rsidR="005930ED" w:rsidRDefault="005930ED">
      <w:pPr>
        <w:jc w:val="both"/>
        <w:rPr>
          <w:rFonts w:ascii="Times New Roman" w:hAnsi="Times New Roman" w:cs="Times New Roman"/>
          <w:sz w:val="24"/>
          <w:szCs w:val="24"/>
        </w:rPr>
      </w:pPr>
    </w:p>
    <w:p w14:paraId="205AFC9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w:t>
      </w:r>
    </w:p>
    <w:p w14:paraId="5D99FBD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7760052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if(</w:t>
      </w:r>
      <w:proofErr w:type="gramStart"/>
      <w:r>
        <w:rPr>
          <w:rFonts w:ascii="Times New Roman" w:hAnsi="Times New Roman" w:cs="Times New Roman"/>
          <w:sz w:val="24"/>
          <w:szCs w:val="24"/>
        </w:rPr>
        <w:t>digitalRead(</w:t>
      </w:r>
      <w:proofErr w:type="gramEnd"/>
      <w:r>
        <w:rPr>
          <w:rFonts w:ascii="Times New Roman" w:hAnsi="Times New Roman" w:cs="Times New Roman"/>
          <w:sz w:val="24"/>
          <w:szCs w:val="24"/>
        </w:rPr>
        <w:t>ProxSensor)==HIGH)      //Check the sensor output</w:t>
      </w:r>
    </w:p>
    <w:p w14:paraId="39B3A2E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3B7C84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digitalWrite(</w:t>
      </w:r>
      <w:proofErr w:type="gramEnd"/>
      <w:r>
        <w:rPr>
          <w:rFonts w:ascii="Times New Roman" w:hAnsi="Times New Roman" w:cs="Times New Roman"/>
          <w:sz w:val="24"/>
          <w:szCs w:val="24"/>
        </w:rPr>
        <w:t>13, HIGH);   // set the LED on</w:t>
      </w:r>
    </w:p>
    <w:p w14:paraId="32F7F33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6D3B6F8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else</w:t>
      </w:r>
    </w:p>
    <w:p w14:paraId="1C33993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0289ABE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digitalWrite(</w:t>
      </w:r>
      <w:proofErr w:type="gramEnd"/>
      <w:r>
        <w:rPr>
          <w:rFonts w:ascii="Times New Roman" w:hAnsi="Times New Roman" w:cs="Times New Roman"/>
          <w:sz w:val="24"/>
          <w:szCs w:val="24"/>
        </w:rPr>
        <w:t>13, LOW);    // set the LED off</w:t>
      </w:r>
    </w:p>
    <w:p w14:paraId="7695478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E5511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inputVal = </w:t>
      </w:r>
      <w:proofErr w:type="gramStart"/>
      <w:r>
        <w:rPr>
          <w:rFonts w:ascii="Times New Roman" w:hAnsi="Times New Roman" w:cs="Times New Roman"/>
          <w:sz w:val="24"/>
          <w:szCs w:val="24"/>
        </w:rPr>
        <w:t>analogRead(</w:t>
      </w:r>
      <w:proofErr w:type="gramEnd"/>
      <w:r>
        <w:rPr>
          <w:rFonts w:ascii="Times New Roman" w:hAnsi="Times New Roman" w:cs="Times New Roman"/>
          <w:sz w:val="24"/>
          <w:szCs w:val="24"/>
        </w:rPr>
        <w:t>ProxSensor);</w:t>
      </w:r>
    </w:p>
    <w:p w14:paraId="1364004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Serial.println(inputVal);</w:t>
      </w:r>
    </w:p>
    <w:p w14:paraId="7E6B4402"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1000);              // wait for a second</w:t>
      </w:r>
    </w:p>
    <w:p w14:paraId="741D04F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1854B53A" w14:textId="77777777" w:rsidR="005930ED" w:rsidRDefault="005930ED">
      <w:pPr>
        <w:jc w:val="both"/>
        <w:rPr>
          <w:rFonts w:ascii="Times New Roman" w:hAnsi="Times New Roman" w:cs="Times New Roman"/>
        </w:rPr>
      </w:pPr>
    </w:p>
    <w:p w14:paraId="04B933C9" w14:textId="77777777" w:rsidR="005930ED" w:rsidRDefault="00522E1B">
      <w:pPr>
        <w:jc w:val="both"/>
        <w:rPr>
          <w:rFonts w:ascii="Times New Roman" w:hAnsi="Times New Roman" w:cs="Times New Roman"/>
          <w:sz w:val="24"/>
          <w:szCs w:val="24"/>
        </w:rPr>
      </w:pPr>
      <w:bookmarkStart w:id="48" w:name="_Toc77271545"/>
      <w:r>
        <w:rPr>
          <w:rFonts w:ascii="Times New Roman" w:hAnsi="Times New Roman" w:cs="Times New Roman"/>
          <w:sz w:val="24"/>
          <w:szCs w:val="24"/>
        </w:rPr>
        <w:t>6.Interfacing 16×2 Character LCD Module with Arduino</w:t>
      </w:r>
      <w:bookmarkEnd w:id="48"/>
    </w:p>
    <w:p w14:paraId="500464F5" w14:textId="77777777" w:rsidR="005930ED" w:rsidRDefault="00522E1B">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6CEB797" wp14:editId="0366055C">
            <wp:extent cx="5962015" cy="3406140"/>
            <wp:effectExtent l="0" t="0" r="12065" b="7620"/>
            <wp:docPr id="30" name="Picture 30" descr="Tutorial Interfacing 16x2 character LCD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utorial Interfacing 16x2 character LCD with Arduino Un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6005791" cy="3430982"/>
                    </a:xfrm>
                    <a:prstGeom prst="rect">
                      <a:avLst/>
                    </a:prstGeom>
                    <a:noFill/>
                    <a:ln>
                      <a:noFill/>
                    </a:ln>
                  </pic:spPr>
                </pic:pic>
              </a:graphicData>
            </a:graphic>
          </wp:inline>
        </w:drawing>
      </w:r>
    </w:p>
    <w:p w14:paraId="53A1FB05" w14:textId="77777777" w:rsidR="005930ED" w:rsidRDefault="00522E1B">
      <w:pPr>
        <w:jc w:val="both"/>
        <w:rPr>
          <w:rFonts w:ascii="Times New Roman" w:hAnsi="Times New Roman" w:cs="Times New Roman"/>
        </w:rPr>
      </w:pPr>
      <w:r>
        <w:rPr>
          <w:rFonts w:ascii="Times New Roman" w:hAnsi="Times New Roman" w:cs="Times New Roman"/>
        </w:rPr>
        <w:t>Want your Arduino projects to display status messages or sensor readings? Then these LCD displays might be the perfect fit. They are extremely common and a fast way to add a readable interface to your project.</w:t>
      </w:r>
    </w:p>
    <w:p w14:paraId="0827DDDD" w14:textId="77777777" w:rsidR="005930ED" w:rsidRDefault="00522E1B">
      <w:pPr>
        <w:jc w:val="both"/>
        <w:rPr>
          <w:rFonts w:ascii="Times New Roman" w:hAnsi="Times New Roman" w:cs="Times New Roman"/>
        </w:rPr>
      </w:pPr>
      <w:r>
        <w:rPr>
          <w:rFonts w:ascii="Times New Roman" w:hAnsi="Times New Roman" w:cs="Times New Roman"/>
        </w:rPr>
        <w:t>This tutorial will cover everything you need to know to get up and running with Character LCDs. Not just 16×2(1602) but any character LCDs (for example, 16×4, 16×1, 20×4 etc.) that are based on </w:t>
      </w:r>
      <w:hyperlink r:id="rId66" w:history="1">
        <w:r>
          <w:rPr>
            <w:rStyle w:val="Hyperlink"/>
            <w:rFonts w:ascii="Times New Roman" w:hAnsi="Times New Roman" w:cs="Times New Roman"/>
            <w:color w:val="auto"/>
            <w:szCs w:val="28"/>
          </w:rPr>
          <w:t>parallel interface LCD controller chip from Hitachi called the HD44780</w:t>
        </w:r>
      </w:hyperlink>
      <w:r>
        <w:rPr>
          <w:rFonts w:ascii="Times New Roman" w:hAnsi="Times New Roman" w:cs="Times New Roman"/>
        </w:rPr>
        <w:t xml:space="preserve">. Because, the Arduino community has already developed a library to handle HD44780 LCDs; </w:t>
      </w:r>
      <w:proofErr w:type="gramStart"/>
      <w:r>
        <w:rPr>
          <w:rFonts w:ascii="Times New Roman" w:hAnsi="Times New Roman" w:cs="Times New Roman"/>
        </w:rPr>
        <w:t>so</w:t>
      </w:r>
      <w:proofErr w:type="gramEnd"/>
      <w:r>
        <w:rPr>
          <w:rFonts w:ascii="Times New Roman" w:hAnsi="Times New Roman" w:cs="Times New Roman"/>
        </w:rPr>
        <w:t xml:space="preserve"> we’ll have them interfaced in no time.</w:t>
      </w:r>
    </w:p>
    <w:p w14:paraId="7C77221A" w14:textId="77777777" w:rsidR="005930ED" w:rsidRDefault="005930ED">
      <w:pPr>
        <w:jc w:val="both"/>
        <w:rPr>
          <w:rFonts w:ascii="Times New Roman" w:hAnsi="Times New Roman" w:cs="Times New Roman"/>
          <w:b/>
          <w:bCs/>
          <w:sz w:val="28"/>
          <w:szCs w:val="28"/>
        </w:rPr>
        <w:sectPr w:rsidR="005930ED">
          <w:pgSz w:w="11906" w:h="16838"/>
          <w:pgMar w:top="1701" w:right="851" w:bottom="1701" w:left="2268" w:header="706" w:footer="706" w:gutter="0"/>
          <w:pgNumType w:start="1" w:chapStyle="1"/>
          <w:cols w:space="708"/>
          <w:titlePg/>
          <w:docGrid w:linePitch="360"/>
        </w:sectPr>
      </w:pPr>
      <w:bookmarkStart w:id="49" w:name="_Toc77271546"/>
    </w:p>
    <w:p w14:paraId="01642FD8" w14:textId="77777777" w:rsidR="005930ED" w:rsidRDefault="00522E1B">
      <w:pPr>
        <w:spacing w:after="0" w:line="360" w:lineRule="auto"/>
        <w:ind w:firstLineChars="1200" w:firstLine="3373"/>
        <w:jc w:val="both"/>
        <w:rPr>
          <w:rFonts w:ascii="Times New Roman" w:hAnsi="Times New Roman" w:cs="Times New Roman"/>
          <w:b/>
          <w:sz w:val="28"/>
          <w:szCs w:val="28"/>
        </w:rPr>
      </w:pPr>
      <w:r>
        <w:rPr>
          <w:rFonts w:ascii="Times New Roman" w:hAnsi="Times New Roman" w:cs="Times New Roman"/>
          <w:b/>
          <w:sz w:val="28"/>
          <w:szCs w:val="28"/>
        </w:rPr>
        <w:lastRenderedPageBreak/>
        <w:t>CHAPTER - 6</w:t>
      </w:r>
    </w:p>
    <w:p w14:paraId="7B8C1043" w14:textId="77777777" w:rsidR="005930ED" w:rsidRDefault="00522E1B">
      <w:pPr>
        <w:jc w:val="both"/>
        <w:rPr>
          <w:rStyle w:val="Hyperlink"/>
          <w:rFonts w:ascii="Times New Roman" w:hAnsi="Times New Roman" w:cs="Times New Roman"/>
          <w:b/>
          <w:bCs/>
          <w:color w:val="000000" w:themeColor="text1"/>
          <w:sz w:val="28"/>
          <w:szCs w:val="28"/>
          <w:u w:val="none"/>
        </w:rPr>
      </w:pPr>
      <w:r>
        <w:rPr>
          <w:rFonts w:ascii="Times New Roman" w:hAnsi="Times New Roman" w:cs="Times New Roman"/>
          <w:b/>
          <w:bCs/>
          <w:sz w:val="28"/>
          <w:szCs w:val="28"/>
        </w:rPr>
        <w:t xml:space="preserve">                  </w:t>
      </w:r>
      <w:r>
        <w:rPr>
          <w:rStyle w:val="Hyperlink"/>
          <w:rFonts w:ascii="Times New Roman" w:hAnsi="Times New Roman" w:cs="Times New Roman"/>
          <w:b/>
          <w:bCs/>
          <w:color w:val="000000" w:themeColor="text1"/>
          <w:sz w:val="28"/>
          <w:szCs w:val="28"/>
          <w:u w:val="none"/>
        </w:rPr>
        <w:t>Interfacing 16×2 Character LCD Module with Arduino</w:t>
      </w:r>
    </w:p>
    <w:p w14:paraId="4758CD48" w14:textId="77777777" w:rsidR="005930ED" w:rsidRDefault="00522E1B">
      <w:pPr>
        <w:jc w:val="both"/>
        <w:rPr>
          <w:rFonts w:ascii="Times New Roman" w:hAnsi="Times New Roman" w:cs="Times New Roman"/>
          <w:b/>
          <w:bCs/>
          <w:sz w:val="28"/>
          <w:szCs w:val="28"/>
        </w:rPr>
      </w:pPr>
      <w:r>
        <w:rPr>
          <w:rFonts w:ascii="Times New Roman" w:hAnsi="Times New Roman" w:cs="Times New Roman"/>
          <w:b/>
          <w:bCs/>
          <w:sz w:val="28"/>
          <w:szCs w:val="28"/>
        </w:rPr>
        <w:t>6.1. Hardware Overview</w:t>
      </w:r>
      <w:bookmarkEnd w:id="49"/>
    </w:p>
    <w:p w14:paraId="34C81A99" w14:textId="77777777" w:rsidR="005930ED" w:rsidRDefault="00522E1B">
      <w:pPr>
        <w:jc w:val="both"/>
        <w:rPr>
          <w:rFonts w:ascii="Times New Roman" w:hAnsi="Times New Roman" w:cs="Times New Roman"/>
        </w:rPr>
      </w:pPr>
      <w:r>
        <w:rPr>
          <w:rFonts w:ascii="Times New Roman" w:hAnsi="Times New Roman" w:cs="Times New Roman"/>
        </w:rPr>
        <w:t>These LCDs are ideal for displaying text/characters only, hence the name ‘Character LCD’. The display has an LED backlight and can display 32 ASCII characters in two rows with 16 characters on each row.</w:t>
      </w:r>
    </w:p>
    <w:p w14:paraId="7BB13872"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7BE8444E" wp14:editId="189152C8">
            <wp:extent cx="4953000" cy="2865120"/>
            <wp:effectExtent l="0" t="0" r="0" b="0"/>
            <wp:docPr id="29" name="Picture 29" descr="16x2 Character LCD 5x8 Pixel Matrix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6x2 Character LCD 5x8 Pixel Matrix Gri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953000" cy="2865120"/>
                    </a:xfrm>
                    <a:prstGeom prst="rect">
                      <a:avLst/>
                    </a:prstGeom>
                    <a:noFill/>
                    <a:ln>
                      <a:noFill/>
                    </a:ln>
                  </pic:spPr>
                </pic:pic>
              </a:graphicData>
            </a:graphic>
          </wp:inline>
        </w:drawing>
      </w:r>
    </w:p>
    <w:p w14:paraId="58CF579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Each rectangle contains grid of 5×8 pixels</w:t>
      </w:r>
    </w:p>
    <w:p w14:paraId="255FFE2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look closely, you can actually see the little rectangles for each character on the display and the pixels that make up a character. Each of these rectangles is a grid of 5×8 pixels.</w:t>
      </w:r>
    </w:p>
    <w:p w14:paraId="6EA687F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Although they display only text, they do come in many sizes and colors: for example, 16×1, 16×4, 20×4, with white text on blue background, with black text on green and many more.</w:t>
      </w:r>
    </w:p>
    <w:p w14:paraId="05BA1DF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good news is that all of these displays are ‘swappable’ – if you build your project with one you can just unplug it and use another size/color LCD of your choice. Your code may have to adjust to the larger size but at least the wiring is the same!</w:t>
      </w:r>
    </w:p>
    <w:p w14:paraId="501C587B" w14:textId="77777777" w:rsidR="005930ED" w:rsidRDefault="00522E1B">
      <w:pPr>
        <w:jc w:val="both"/>
        <w:rPr>
          <w:rFonts w:ascii="Times New Roman" w:hAnsi="Times New Roman" w:cs="Times New Roman"/>
          <w:sz w:val="24"/>
          <w:szCs w:val="24"/>
        </w:rPr>
      </w:pPr>
      <w:bookmarkStart w:id="50" w:name="_Toc77271547"/>
      <w:r>
        <w:rPr>
          <w:rFonts w:ascii="Times New Roman" w:hAnsi="Times New Roman" w:cs="Times New Roman"/>
          <w:b/>
          <w:bCs/>
          <w:sz w:val="28"/>
          <w:szCs w:val="28"/>
        </w:rPr>
        <w:t>6.2.16×2 Character LCD Pinout</w:t>
      </w:r>
      <w:bookmarkEnd w:id="50"/>
    </w:p>
    <w:p w14:paraId="6A7B590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Before diving into hookup and example code, let’s first take a look at the LCD Pinout.</w:t>
      </w:r>
    </w:p>
    <w:p w14:paraId="19131C11" w14:textId="77777777" w:rsidR="005930ED" w:rsidRDefault="00522E1B">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A21929B" wp14:editId="150216E2">
            <wp:extent cx="4762500" cy="4213860"/>
            <wp:effectExtent l="0" t="0" r="7620" b="7620"/>
            <wp:docPr id="28" name="Picture 28" descr="16x2 Character LCD Display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6x2 Character LCD Display Pino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62500" cy="4213860"/>
                    </a:xfrm>
                    <a:prstGeom prst="rect">
                      <a:avLst/>
                    </a:prstGeom>
                    <a:noFill/>
                    <a:ln>
                      <a:noFill/>
                    </a:ln>
                  </pic:spPr>
                </pic:pic>
              </a:graphicData>
            </a:graphic>
          </wp:inline>
        </w:drawing>
      </w:r>
    </w:p>
    <w:p w14:paraId="0D28665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GND should be connected to the ground of Arduino.</w:t>
      </w:r>
    </w:p>
    <w:p w14:paraId="61EAA08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VCC is the power supply for the LCD which we connect the 5 volts pin on the Arduino.</w:t>
      </w:r>
    </w:p>
    <w:p w14:paraId="011CFFC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Vo (LCD Contrast) controls the contrast and brightness of the LCD. Using a simple voltage divider with a potentiometer, we can make fine adjustments to the contrast.</w:t>
      </w:r>
    </w:p>
    <w:p w14:paraId="508C8F7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RS (Register Select) pin lets the Arduino tell the LCD whether it is sending commands or the data. Basically, this pin is used to differentiate commands from the data.</w:t>
      </w:r>
    </w:p>
    <w:p w14:paraId="3B68A7D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For example, when RS pin is set to LOW, then we are sending commands to the LCD (like set the cursor to a specific location, clear the display, scroll the display to the right and so on). And when RS pin is set on HIGH, we are sending data/characters to the LCD.</w:t>
      </w:r>
    </w:p>
    <w:p w14:paraId="38FBBFB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R/W (Read/Write) pin on the LCD is to control whether or not you’re reading data from the LCD or writing data to the LCD. Since we’re just using this LCD as an OUTPUT device, we’re going to tie this pin LOW. This forces it into the WRITE mode.</w:t>
      </w:r>
    </w:p>
    <w:p w14:paraId="2CF6BCC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E (Enable) pin is used to enable the display. Meaning, when this pin is set to LOW, the LCD does not care what is happening with R/W, RS, and the data bus lines; when this pin is set to HIGH, the LCD is processing the incoming data.</w:t>
      </w:r>
    </w:p>
    <w:p w14:paraId="10B5DED7" w14:textId="77777777" w:rsidR="005930ED" w:rsidRDefault="00522E1B">
      <w:pPr>
        <w:jc w:val="both"/>
        <w:rPr>
          <w:rFonts w:ascii="Times New Roman" w:hAnsi="Times New Roman" w:cs="Times New Roman"/>
        </w:rPr>
      </w:pPr>
      <w:r>
        <w:rPr>
          <w:rFonts w:ascii="Times New Roman" w:hAnsi="Times New Roman" w:cs="Times New Roman"/>
          <w:sz w:val="24"/>
          <w:szCs w:val="24"/>
        </w:rPr>
        <w:lastRenderedPageBreak/>
        <w:t>D0-D7 (Data Bus) are the pins that carries the 8-bit data we send to the display. For example, if we want to see the uppercase ‘A’ character on the display we will set these pins to 0100 0001(according to the ASCII table) to the LCD.</w:t>
      </w:r>
    </w:p>
    <w:p w14:paraId="2C3293D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A-K (Anode &amp; Cathode) pins are used to control the backlight of the LCD.</w:t>
      </w:r>
    </w:p>
    <w:p w14:paraId="2B5E0EEC" w14:textId="77777777" w:rsidR="005930ED" w:rsidRDefault="00522E1B">
      <w:pPr>
        <w:jc w:val="both"/>
        <w:rPr>
          <w:rFonts w:ascii="Times New Roman" w:hAnsi="Times New Roman" w:cs="Times New Roman"/>
          <w:sz w:val="24"/>
          <w:szCs w:val="24"/>
        </w:rPr>
      </w:pPr>
      <w:bookmarkStart w:id="51" w:name="_Toc77271548"/>
      <w:r>
        <w:rPr>
          <w:rFonts w:ascii="Times New Roman" w:hAnsi="Times New Roman" w:cs="Times New Roman"/>
          <w:b/>
          <w:bCs/>
          <w:sz w:val="28"/>
          <w:szCs w:val="28"/>
        </w:rPr>
        <w:t>6.3. Testing Character LCD</w:t>
      </w:r>
      <w:bookmarkEnd w:id="51"/>
    </w:p>
    <w:p w14:paraId="526F449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we’re onto the interesting stuff. Let’s test your LCD.</w:t>
      </w:r>
    </w:p>
    <w:p w14:paraId="11A6E19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First, connect the 5V and GND pins from the Arduino Uno to the breadboard power rails and get your LCD plugged into the breadboard.</w:t>
      </w:r>
    </w:p>
    <w:p w14:paraId="4A29596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we’ll power up the LCD. The LCD has two separate power connections; One (Pin 1 and Pin 2) for the LCD itself and another one (Pin 15 and Pin 16) for the LCD backlight. Connect pins 1 and 16 on the LCD to GND and pins 2 and 15 on the LCD to 5V.</w:t>
      </w:r>
    </w:p>
    <w:p w14:paraId="2F57FF2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Vast majority of LCDs have a built-in series resistor for the LED backlight. If you happen to have an LCD that does not include a resistor, you’ll need to add one between 5V and pin 15.</w:t>
      </w:r>
    </w:p>
    <w:p w14:paraId="5DE3D46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To calculate the value of the series resistor, look up the maximum backlight current and the typical backlight voltage drop from the data sheet. And using simple ohm’s law you can calculate the resistor value.</w:t>
      </w:r>
    </w:p>
    <w:p w14:paraId="08595D5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can’t find the data sheet, then it should be safe to use a 220-ohm resistor, however a value this high may make the backlight slightly dim.</w:t>
      </w:r>
    </w:p>
    <w:p w14:paraId="675DF91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Next, we’ll make connections for Pin 3 on the LCD which controls the contrast and brightness of the display. In order for fine contrast </w:t>
      </w:r>
      <w:proofErr w:type="gramStart"/>
      <w:r>
        <w:rPr>
          <w:rFonts w:ascii="Times New Roman" w:hAnsi="Times New Roman" w:cs="Times New Roman"/>
          <w:sz w:val="24"/>
          <w:szCs w:val="24"/>
        </w:rPr>
        <w:t>adjustments</w:t>
      </w:r>
      <w:proofErr w:type="gramEnd"/>
      <w:r>
        <w:rPr>
          <w:rFonts w:ascii="Times New Roman" w:hAnsi="Times New Roman" w:cs="Times New Roman"/>
          <w:sz w:val="24"/>
          <w:szCs w:val="24"/>
        </w:rPr>
        <w:t xml:space="preserve"> we’ll connect a 10K potentiometer between 5V and GND; connect the centre pin (wiper) of the potentiometer to pin 3 on the LCD.</w:t>
      </w:r>
    </w:p>
    <w:p w14:paraId="1B28D8B2" w14:textId="77777777" w:rsidR="005930ED" w:rsidRDefault="00522E1B">
      <w:pPr>
        <w:jc w:val="both"/>
        <w:rPr>
          <w:rFonts w:ascii="Times New Roman" w:hAnsi="Times New Roman" w:cs="Times New Roman"/>
          <w:sz w:val="24"/>
          <w:szCs w:val="24"/>
        </w:rPr>
      </w:pPr>
      <w:r>
        <w:rPr>
          <w:rFonts w:ascii="Times New Roman" w:hAnsi="Times New Roman" w:cs="Times New Roman"/>
          <w:noProof/>
        </w:rPr>
        <w:drawing>
          <wp:inline distT="0" distB="0" distL="0" distR="0" wp14:anchorId="0C349606" wp14:editId="586C2750">
            <wp:extent cx="5753100" cy="2249805"/>
            <wp:effectExtent l="0" t="0" r="7620" b="5715"/>
            <wp:docPr id="27" name="Picture 27" descr="Testing 16x2 Character LCD Contrast By Turning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sting 16x2 Character LCD Contrast By Turning Potentiome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892360" cy="2304596"/>
                    </a:xfrm>
                    <a:prstGeom prst="rect">
                      <a:avLst/>
                    </a:prstGeom>
                    <a:noFill/>
                    <a:ln>
                      <a:noFill/>
                    </a:ln>
                  </pic:spPr>
                </pic:pic>
              </a:graphicData>
            </a:graphic>
          </wp:inline>
        </w:drawing>
      </w:r>
      <w:r>
        <w:rPr>
          <w:rFonts w:ascii="Times New Roman" w:hAnsi="Times New Roman" w:cs="Times New Roman"/>
          <w:sz w:val="24"/>
          <w:szCs w:val="24"/>
        </w:rPr>
        <w:t>Adjusting LCD contrast by rotating potentiometer knob</w:t>
      </w:r>
    </w:p>
    <w:p w14:paraId="090DDE2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That’s it! Now turn on the Arduino, you’ll see the backlight light up. And as you rotate the knob on the potentiometer, you should notice the first line of rectangles appear. If this happens, Congratulations! Your LCD is doing just fine.</w:t>
      </w:r>
    </w:p>
    <w:p w14:paraId="740FA467" w14:textId="77777777" w:rsidR="005930ED" w:rsidRDefault="00522E1B">
      <w:pPr>
        <w:jc w:val="both"/>
        <w:rPr>
          <w:rFonts w:ascii="Times New Roman" w:hAnsi="Times New Roman" w:cs="Times New Roman"/>
          <w:b/>
          <w:bCs/>
          <w:sz w:val="28"/>
          <w:szCs w:val="28"/>
        </w:rPr>
      </w:pPr>
      <w:bookmarkStart w:id="52" w:name="_Toc77271549"/>
      <w:r>
        <w:rPr>
          <w:rFonts w:ascii="Times New Roman" w:hAnsi="Times New Roman" w:cs="Times New Roman"/>
          <w:b/>
          <w:bCs/>
          <w:sz w:val="28"/>
          <w:szCs w:val="28"/>
        </w:rPr>
        <w:t>6.4. Wiring – Connecting 16×2 Character LCD with Arduino Uno</w:t>
      </w:r>
      <w:bookmarkEnd w:id="52"/>
    </w:p>
    <w:p w14:paraId="1722EC6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Before we get to uploading code and sending data to the display, let’s hook the LCD up to the Arduino.</w:t>
      </w:r>
    </w:p>
    <w:p w14:paraId="31D3A4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LCD has a lot of pins (16 pins in total) that we’ll show you how to wire up. But the good news is that not all these pins are necessary for us to connect to the Arduino.</w:t>
      </w:r>
    </w:p>
    <w:p w14:paraId="1F5E6D7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We know that there are 8 Data lines that carry raw data to the display. But, HD44780 LCDs are designed in a way that we can talk to the LCD using only 4 data pins (4-bit mode) instead of 8(8-bit mode). This saves us 4 pins!</w:t>
      </w:r>
    </w:p>
    <w:p w14:paraId="049AD0B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So, to recap, we will be interfacing LCD using 4-bit mode and hence we need only 6 pins: RS, EN, D7, D6, D5, and D4 to talk to the LCD.</w:t>
      </w:r>
    </w:p>
    <w:p w14:paraId="4246C05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let’s connect the LCD Display to the Arduino. Four data pins (D4-D7) from the LCD will be connected to Arduino’s digital pins from #4-7. The Enable pin on LCD will be connected to Arduino #2 and the RS pin on LCD will be connected to Arduino #1.</w:t>
      </w:r>
    </w:p>
    <w:p w14:paraId="2F4CE594" w14:textId="77777777" w:rsidR="005930ED" w:rsidRDefault="00522E1B">
      <w:pPr>
        <w:jc w:val="both"/>
        <w:rPr>
          <w:rFonts w:ascii="Times New Roman" w:hAnsi="Times New Roman" w:cs="Times New Roman"/>
        </w:rPr>
      </w:pPr>
      <w:r>
        <w:rPr>
          <w:rFonts w:ascii="Times New Roman" w:hAnsi="Times New Roman" w:cs="Times New Roman"/>
          <w:sz w:val="24"/>
          <w:szCs w:val="24"/>
        </w:rPr>
        <w:t>The following diagram shows you how to wire everything</w:t>
      </w:r>
      <w:r>
        <w:rPr>
          <w:rFonts w:ascii="Times New Roman" w:hAnsi="Times New Roman" w:cs="Times New Roman"/>
        </w:rPr>
        <w:t>.</w:t>
      </w:r>
    </w:p>
    <w:p w14:paraId="341025CC" w14:textId="77777777" w:rsidR="005930ED" w:rsidRDefault="00522E1B">
      <w:pPr>
        <w:jc w:val="both"/>
        <w:rPr>
          <w:rFonts w:ascii="Times New Roman" w:hAnsi="Times New Roman" w:cs="Times New Roman"/>
          <w:sz w:val="24"/>
          <w:szCs w:val="24"/>
        </w:rPr>
      </w:pPr>
      <w:r>
        <w:rPr>
          <w:rFonts w:ascii="Times New Roman" w:hAnsi="Times New Roman" w:cs="Times New Roman"/>
          <w:noProof/>
        </w:rPr>
        <w:drawing>
          <wp:inline distT="0" distB="0" distL="0" distR="0" wp14:anchorId="482D1EAC" wp14:editId="05FE9AEF">
            <wp:extent cx="5684520" cy="2773680"/>
            <wp:effectExtent l="0" t="0" r="0" b="0"/>
            <wp:docPr id="26" name="Picture 26" descr="Arduino Wiring Fritzing Connections with 16x2 Character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rduino Wiring Fritzing Connections with 16x2 Character LC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33918" cy="2797476"/>
                    </a:xfrm>
                    <a:prstGeom prst="rect">
                      <a:avLst/>
                    </a:prstGeom>
                    <a:noFill/>
                    <a:ln>
                      <a:noFill/>
                    </a:ln>
                  </pic:spPr>
                </pic:pic>
              </a:graphicData>
            </a:graphic>
          </wp:inline>
        </w:drawing>
      </w:r>
      <w:r>
        <w:rPr>
          <w:rFonts w:ascii="Times New Roman" w:hAnsi="Times New Roman" w:cs="Times New Roman"/>
          <w:sz w:val="24"/>
          <w:szCs w:val="24"/>
        </w:rPr>
        <w:t>Wiring connections of 16×2-character LCD and Arduino UNO</w:t>
      </w:r>
    </w:p>
    <w:p w14:paraId="6A86E47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With that, you’re now ready to upload some code and get the display printing.</w:t>
      </w:r>
    </w:p>
    <w:p w14:paraId="53F69B04" w14:textId="77777777" w:rsidR="005930ED" w:rsidRDefault="005930ED">
      <w:pPr>
        <w:jc w:val="both"/>
        <w:rPr>
          <w:rFonts w:ascii="Times New Roman" w:hAnsi="Times New Roman" w:cs="Times New Roman"/>
          <w:b/>
          <w:bCs/>
          <w:sz w:val="28"/>
          <w:szCs w:val="28"/>
        </w:rPr>
      </w:pPr>
      <w:bookmarkStart w:id="53" w:name="_Toc77271550"/>
    </w:p>
    <w:p w14:paraId="36A5CBBC" w14:textId="77777777" w:rsidR="005930ED" w:rsidRDefault="005930ED">
      <w:pPr>
        <w:jc w:val="both"/>
        <w:rPr>
          <w:rFonts w:ascii="Times New Roman" w:hAnsi="Times New Roman" w:cs="Times New Roman"/>
          <w:b/>
          <w:bCs/>
          <w:sz w:val="28"/>
          <w:szCs w:val="28"/>
        </w:rPr>
      </w:pPr>
    </w:p>
    <w:p w14:paraId="1185B8A0" w14:textId="77777777" w:rsidR="005930ED" w:rsidRDefault="00522E1B">
      <w:pPr>
        <w:jc w:val="both"/>
        <w:rPr>
          <w:rFonts w:ascii="Times New Roman" w:hAnsi="Times New Roman" w:cs="Times New Roman"/>
          <w:b/>
          <w:bCs/>
          <w:sz w:val="28"/>
          <w:szCs w:val="28"/>
        </w:rPr>
      </w:pPr>
      <w:r>
        <w:rPr>
          <w:rFonts w:ascii="Times New Roman" w:hAnsi="Times New Roman" w:cs="Times New Roman"/>
          <w:b/>
          <w:bCs/>
          <w:sz w:val="28"/>
          <w:szCs w:val="28"/>
        </w:rPr>
        <w:lastRenderedPageBreak/>
        <w:t>6.5. Arduino Code</w:t>
      </w:r>
      <w:bookmarkEnd w:id="53"/>
    </w:p>
    <w:p w14:paraId="520896F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following test sketch will print ‘Hello World!’ message on the LCD. Try the sketch out and then we will dissect it in some detail.</w:t>
      </w:r>
    </w:p>
    <w:p w14:paraId="2E95189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include the library code:</w:t>
      </w:r>
    </w:p>
    <w:p w14:paraId="28DE1B6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&lt;LiquidCrystal.h&gt;</w:t>
      </w:r>
    </w:p>
    <w:p w14:paraId="6BCED6A6" w14:textId="77777777" w:rsidR="005930ED" w:rsidRDefault="005930ED">
      <w:pPr>
        <w:jc w:val="both"/>
        <w:rPr>
          <w:rFonts w:ascii="Times New Roman" w:hAnsi="Times New Roman" w:cs="Times New Roman"/>
          <w:sz w:val="24"/>
          <w:szCs w:val="24"/>
        </w:rPr>
      </w:pPr>
    </w:p>
    <w:p w14:paraId="790D850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Creates an LCD object. Parameters: (rs, enable, d4, d5, d6, d7)</w:t>
      </w:r>
    </w:p>
    <w:p w14:paraId="16B55EF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LiquidCrystal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12, 11, 5, 4, 3, 2);</w:t>
      </w:r>
    </w:p>
    <w:p w14:paraId="47083810" w14:textId="77777777" w:rsidR="005930ED" w:rsidRDefault="005930ED">
      <w:pPr>
        <w:jc w:val="both"/>
        <w:rPr>
          <w:rFonts w:ascii="Times New Roman" w:hAnsi="Times New Roman" w:cs="Times New Roman"/>
          <w:sz w:val="24"/>
          <w:szCs w:val="24"/>
        </w:rPr>
      </w:pPr>
    </w:p>
    <w:p w14:paraId="215BA8F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 </w:t>
      </w:r>
    </w:p>
    <w:p w14:paraId="546DB57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0FD776B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set up the LCD's number of columns and rows:</w:t>
      </w:r>
    </w:p>
    <w:p w14:paraId="57F308B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lcd.begin</w:t>
      </w:r>
      <w:proofErr w:type="gramEnd"/>
      <w:r>
        <w:rPr>
          <w:rFonts w:ascii="Times New Roman" w:hAnsi="Times New Roman" w:cs="Times New Roman"/>
          <w:sz w:val="24"/>
          <w:szCs w:val="24"/>
        </w:rPr>
        <w:t>(16, 2);</w:t>
      </w:r>
    </w:p>
    <w:p w14:paraId="21A1A547" w14:textId="77777777" w:rsidR="005930ED" w:rsidRDefault="005930ED">
      <w:pPr>
        <w:rPr>
          <w:rFonts w:ascii="Times New Roman" w:hAnsi="Times New Roman" w:cs="Times New Roman"/>
          <w:sz w:val="24"/>
          <w:szCs w:val="24"/>
        </w:rPr>
      </w:pPr>
    </w:p>
    <w:p w14:paraId="514E5DFF"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t>// Clears the LCD screen</w:t>
      </w:r>
    </w:p>
    <w:p w14:paraId="4678EB3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lcd.clear</w:t>
      </w:r>
      <w:proofErr w:type="gramEnd"/>
      <w:r>
        <w:rPr>
          <w:rFonts w:ascii="Times New Roman" w:hAnsi="Times New Roman" w:cs="Times New Roman"/>
          <w:sz w:val="24"/>
          <w:szCs w:val="24"/>
        </w:rPr>
        <w:t>();</w:t>
      </w:r>
    </w:p>
    <w:p w14:paraId="27E53058"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p w14:paraId="1E7C67C1" w14:textId="77777777" w:rsidR="005930ED" w:rsidRDefault="005930ED">
      <w:pPr>
        <w:rPr>
          <w:rFonts w:ascii="Times New Roman" w:hAnsi="Times New Roman" w:cs="Times New Roman"/>
          <w:sz w:val="24"/>
          <w:szCs w:val="24"/>
        </w:rPr>
      </w:pPr>
    </w:p>
    <w:p w14:paraId="25A50B0A"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w:t>
      </w:r>
    </w:p>
    <w:p w14:paraId="47A553C0"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w:t>
      </w:r>
    </w:p>
    <w:p w14:paraId="2C8AD3C7"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t>// Print a message to the LCD.</w:t>
      </w:r>
    </w:p>
    <w:p w14:paraId="64EB49C4"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t>lcd.</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Hello world!");</w:t>
      </w:r>
    </w:p>
    <w:p w14:paraId="3179C131" w14:textId="77777777" w:rsidR="005930ED" w:rsidRDefault="005930ED">
      <w:pPr>
        <w:rPr>
          <w:rFonts w:ascii="Times New Roman" w:hAnsi="Times New Roman" w:cs="Times New Roman"/>
          <w:sz w:val="24"/>
          <w:szCs w:val="24"/>
        </w:rPr>
      </w:pPr>
    </w:p>
    <w:p w14:paraId="26F5383D"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t>// set the cursor to column 0, line 1</w:t>
      </w:r>
    </w:p>
    <w:p w14:paraId="287B41EC"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t>// (note: line 1 is the second row, since counting begins with 0):</w:t>
      </w:r>
    </w:p>
    <w:p w14:paraId="1B9CB255" w14:textId="77777777" w:rsidR="005930ED" w:rsidRDefault="00522E1B">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(0, 1);</w:t>
      </w:r>
    </w:p>
    <w:p w14:paraId="657238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ab/>
        <w:t>// Print a message to the LCD.</w:t>
      </w:r>
    </w:p>
    <w:p w14:paraId="69E1F34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lcd.</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LCD Tutorial");</w:t>
      </w:r>
    </w:p>
    <w:p w14:paraId="1C3E0DC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13A4881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everything goes right, you should see something like this on the display.</w:t>
      </w:r>
    </w:p>
    <w:p w14:paraId="2A0544DA"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138A6C43" wp14:editId="40680AF9">
            <wp:extent cx="4762500" cy="2354580"/>
            <wp:effectExtent l="0" t="0" r="7620" b="7620"/>
            <wp:docPr id="25" name="Picture 25" descr="Interfacing 16x2 character LCD with Arduino Hello world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nterfacing 16x2 character LCD with Arduino Hello world Program outpu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62500" cy="2354580"/>
                    </a:xfrm>
                    <a:prstGeom prst="rect">
                      <a:avLst/>
                    </a:prstGeom>
                    <a:noFill/>
                    <a:ln>
                      <a:noFill/>
                    </a:ln>
                  </pic:spPr>
                </pic:pic>
              </a:graphicData>
            </a:graphic>
          </wp:inline>
        </w:drawing>
      </w:r>
    </w:p>
    <w:p w14:paraId="272F3404" w14:textId="77777777" w:rsidR="005930ED" w:rsidRDefault="00522E1B">
      <w:pPr>
        <w:jc w:val="both"/>
        <w:rPr>
          <w:rFonts w:ascii="Times New Roman" w:hAnsi="Times New Roman" w:cs="Times New Roman"/>
          <w:b/>
          <w:bCs/>
          <w:sz w:val="28"/>
          <w:szCs w:val="28"/>
        </w:rPr>
      </w:pPr>
      <w:bookmarkStart w:id="54" w:name="_Toc77271551"/>
      <w:r>
        <w:rPr>
          <w:rFonts w:ascii="Times New Roman" w:hAnsi="Times New Roman" w:cs="Times New Roman"/>
          <w:b/>
          <w:bCs/>
          <w:sz w:val="28"/>
          <w:szCs w:val="28"/>
        </w:rPr>
        <w:t>6.6. Code Explanation:</w:t>
      </w:r>
      <w:bookmarkEnd w:id="54"/>
    </w:p>
    <w:p w14:paraId="58EB48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sketch starts by including Liquid Crystal library. As mentioned earlier in this tutorial, the Arduino community has a library called Liquid Crystal that makes programming the LCD module less difficult. You can explore more about the library on </w:t>
      </w:r>
      <w:hyperlink r:id="rId72" w:history="1">
        <w:r>
          <w:rPr>
            <w:rStyle w:val="Hyperlink"/>
            <w:rFonts w:ascii="Times New Roman" w:hAnsi="Times New Roman" w:cs="Times New Roman"/>
            <w:color w:val="auto"/>
            <w:sz w:val="24"/>
            <w:szCs w:val="24"/>
          </w:rPr>
          <w:t>Arduino’s official website</w:t>
        </w:r>
      </w:hyperlink>
      <w:r>
        <w:rPr>
          <w:rFonts w:ascii="Times New Roman" w:hAnsi="Times New Roman" w:cs="Times New Roman"/>
          <w:sz w:val="24"/>
          <w:szCs w:val="24"/>
        </w:rPr>
        <w:t>.</w:t>
      </w:r>
    </w:p>
    <w:p w14:paraId="554D434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include the library code:</w:t>
      </w:r>
    </w:p>
    <w:p w14:paraId="101A633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&lt;LiquidCrystal.h&gt;</w:t>
      </w:r>
    </w:p>
    <w:p w14:paraId="5F5C205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Next, we have to 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Liquid Crystal object. This object uses 6 parameters and specifies which Arduino pins are connected to the LCD’s RS pin, Enable pin, and data pins: d4, d5, d6, and d7.</w:t>
      </w:r>
    </w:p>
    <w:p w14:paraId="6C50DB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Creates an LCD object. Parameters: (rs, enable, d4, d5, d6, d7)</w:t>
      </w:r>
    </w:p>
    <w:p w14:paraId="75059FC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LiquidCrystal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12, 11, 5, 4, 3, 2);</w:t>
      </w:r>
    </w:p>
    <w:p w14:paraId="73CF607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Now that you have declared a Liquid Crystal object, you can access special methods (aka functions) that are specific to the LCD.</w:t>
      </w:r>
    </w:p>
    <w:p w14:paraId="75B3D67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the ‘setup’ function: we will use two functions: The first function is </w:t>
      </w:r>
      <w:proofErr w:type="gramStart"/>
      <w:r>
        <w:rPr>
          <w:rFonts w:ascii="Times New Roman" w:hAnsi="Times New Roman" w:cs="Times New Roman"/>
          <w:sz w:val="24"/>
          <w:szCs w:val="24"/>
        </w:rPr>
        <w:t>begin(</w:t>
      </w:r>
      <w:proofErr w:type="gramEnd"/>
      <w:r>
        <w:rPr>
          <w:rFonts w:ascii="Times New Roman" w:hAnsi="Times New Roman" w:cs="Times New Roman"/>
          <w:sz w:val="24"/>
          <w:szCs w:val="24"/>
        </w:rPr>
        <w:t xml:space="preserve">). This is used to specify the dimensions of the display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how many columns and rows the display has. If you are using 16×2-character LCD, pass the parameters 16 &amp; 2; If you are using 20×4 LCD, pass the parameters 20 &amp; 4. You got the point!</w:t>
      </w:r>
    </w:p>
    <w:p w14:paraId="0F36B5F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The second function is </w:t>
      </w:r>
      <w:proofErr w:type="gramStart"/>
      <w:r>
        <w:rPr>
          <w:rFonts w:ascii="Times New Roman" w:hAnsi="Times New Roman" w:cs="Times New Roman"/>
          <w:sz w:val="24"/>
          <w:szCs w:val="24"/>
        </w:rPr>
        <w:t>clear(</w:t>
      </w:r>
      <w:proofErr w:type="gramEnd"/>
      <w:r>
        <w:rPr>
          <w:rFonts w:ascii="Times New Roman" w:hAnsi="Times New Roman" w:cs="Times New Roman"/>
          <w:sz w:val="24"/>
          <w:szCs w:val="24"/>
        </w:rPr>
        <w:t>). This clears the LCD screen and moves the cursor to the upper</w:t>
      </w:r>
      <w:r>
        <w:rPr>
          <w:rFonts w:ascii="Times New Roman" w:hAnsi="Times New Roman" w:cs="Times New Roman"/>
          <w:sz w:val="24"/>
          <w:szCs w:val="24"/>
        </w:rPr>
        <w:softHyphen/>
        <w:t xml:space="preserve"> left corner.</w:t>
      </w:r>
    </w:p>
    <w:p w14:paraId="40EED95C"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lcd.begin</w:t>
      </w:r>
      <w:proofErr w:type="gramEnd"/>
      <w:r>
        <w:rPr>
          <w:rFonts w:ascii="Times New Roman" w:hAnsi="Times New Roman" w:cs="Times New Roman"/>
          <w:sz w:val="24"/>
          <w:szCs w:val="24"/>
        </w:rPr>
        <w:t>(16, 2);</w:t>
      </w:r>
    </w:p>
    <w:p w14:paraId="26156D19"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lcd.clear</w:t>
      </w:r>
      <w:proofErr w:type="gramEnd"/>
      <w:r>
        <w:rPr>
          <w:rFonts w:ascii="Times New Roman" w:hAnsi="Times New Roman" w:cs="Times New Roman"/>
          <w:sz w:val="24"/>
          <w:szCs w:val="24"/>
        </w:rPr>
        <w:t>();</w:t>
      </w:r>
    </w:p>
    <w:p w14:paraId="1F07274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the ‘loop’ function: we will use the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function which displays the message that we see on the first line of the screen.</w:t>
      </w:r>
    </w:p>
    <w:p w14:paraId="707ACEC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Print a message to the LCD.</w:t>
      </w:r>
    </w:p>
    <w:p w14:paraId="325B3EB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lcd.</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Hello world!");</w:t>
      </w:r>
    </w:p>
    <w:p w14:paraId="7181187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Following that we will set the cursor position to second row, by calling function </w:t>
      </w:r>
      <w:proofErr w:type="gramStart"/>
      <w:r>
        <w:rPr>
          <w:rFonts w:ascii="Times New Roman" w:hAnsi="Times New Roman" w:cs="Times New Roman"/>
          <w:sz w:val="24"/>
          <w:szCs w:val="24"/>
        </w:rPr>
        <w:t>setCursor(</w:t>
      </w:r>
      <w:proofErr w:type="gramEnd"/>
      <w:r>
        <w:rPr>
          <w:rFonts w:ascii="Times New Roman" w:hAnsi="Times New Roman" w:cs="Times New Roman"/>
          <w:sz w:val="24"/>
          <w:szCs w:val="24"/>
        </w:rPr>
        <w:t>) The cursor position specifies the location where you need the new text to be displayed on the LCD. The upper left corner is considered col=0, row=0</w:t>
      </w:r>
    </w:p>
    <w:p w14:paraId="00956DD9"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(0, 1);</w:t>
      </w:r>
    </w:p>
    <w:p w14:paraId="7FA3C9D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lcd.</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LCD Tutorial");</w:t>
      </w:r>
    </w:p>
    <w:p w14:paraId="4982224E" w14:textId="77777777" w:rsidR="005930ED" w:rsidRDefault="00522E1B">
      <w:pPr>
        <w:jc w:val="both"/>
        <w:rPr>
          <w:rFonts w:ascii="Times New Roman" w:hAnsi="Times New Roman" w:cs="Times New Roman"/>
          <w:sz w:val="24"/>
          <w:szCs w:val="24"/>
        </w:rPr>
      </w:pPr>
      <w:bookmarkStart w:id="55" w:name="_Toc77271552"/>
      <w:r>
        <w:rPr>
          <w:rFonts w:ascii="Times New Roman" w:hAnsi="Times New Roman" w:cs="Times New Roman"/>
          <w:b/>
          <w:bCs/>
          <w:sz w:val="28"/>
          <w:szCs w:val="28"/>
        </w:rPr>
        <w:t>6.7. Other useful functions in Liquid Crystal Library</w:t>
      </w:r>
      <w:bookmarkEnd w:id="55"/>
    </w:p>
    <w:p w14:paraId="206AE56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There are a few useful functions you can use with Liquid Crystal object. Few of them are listed below:</w:t>
      </w:r>
    </w:p>
    <w:p w14:paraId="3FEE61F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just want to position the cursor in the upper-left of the LCD without clearing the display, use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w:t>
      </w:r>
    </w:p>
    <w:p w14:paraId="37308B7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There are many applications like turbo C++ compiler or notepad++, in which pressing ‘insert’ key on the keyboard changes cursor. Just like that you can change the cursor on the LCD using </w:t>
      </w:r>
      <w:proofErr w:type="gramStart"/>
      <w:r>
        <w:rPr>
          <w:rFonts w:ascii="Times New Roman" w:hAnsi="Times New Roman" w:cs="Times New Roman"/>
          <w:sz w:val="24"/>
          <w:szCs w:val="24"/>
        </w:rPr>
        <w:t>blink(</w:t>
      </w:r>
      <w:proofErr w:type="gramEnd"/>
      <w:r>
        <w:rPr>
          <w:rFonts w:ascii="Times New Roman" w:hAnsi="Times New Roman" w:cs="Times New Roman"/>
          <w:sz w:val="24"/>
          <w:szCs w:val="24"/>
        </w:rPr>
        <w:t>) or lcd.cursor() .</w:t>
      </w:r>
    </w:p>
    <w:p w14:paraId="5C62DBB9"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blink(</w:t>
      </w:r>
      <w:proofErr w:type="gramEnd"/>
      <w:r>
        <w:rPr>
          <w:rFonts w:ascii="Times New Roman" w:hAnsi="Times New Roman" w:cs="Times New Roman"/>
          <w:sz w:val="24"/>
          <w:szCs w:val="24"/>
        </w:rPr>
        <w:t>) function displays the blinking block of 5×8 pixels, while lcd.cursor() displays an underscore (line) at the position to which the next character will be written.</w:t>
      </w:r>
    </w:p>
    <w:p w14:paraId="5794285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You can use the </w:t>
      </w:r>
      <w:proofErr w:type="gramStart"/>
      <w:r>
        <w:rPr>
          <w:rFonts w:ascii="Times New Roman" w:hAnsi="Times New Roman" w:cs="Times New Roman"/>
          <w:sz w:val="24"/>
          <w:szCs w:val="24"/>
        </w:rPr>
        <w:t>noBlink(</w:t>
      </w:r>
      <w:proofErr w:type="gramEnd"/>
      <w:r>
        <w:rPr>
          <w:rFonts w:ascii="Times New Roman" w:hAnsi="Times New Roman" w:cs="Times New Roman"/>
          <w:sz w:val="24"/>
          <w:szCs w:val="24"/>
        </w:rPr>
        <w:t>) function to turns off the blinking LCD cursor and lcd.noCursor() to hide the LCD cursor.</w:t>
      </w:r>
    </w:p>
    <w:p w14:paraId="69DC6D2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You can scroll the contents of the display one space to the right using </w:t>
      </w:r>
      <w:proofErr w:type="gramStart"/>
      <w:r>
        <w:rPr>
          <w:rFonts w:ascii="Times New Roman" w:hAnsi="Times New Roman" w:cs="Times New Roman"/>
          <w:sz w:val="24"/>
          <w:szCs w:val="24"/>
        </w:rPr>
        <w:t>lcd.scrollDisplayRight</w:t>
      </w:r>
      <w:proofErr w:type="gramEnd"/>
      <w:r>
        <w:rPr>
          <w:rFonts w:ascii="Times New Roman" w:hAnsi="Times New Roman" w:cs="Times New Roman"/>
          <w:sz w:val="24"/>
          <w:szCs w:val="24"/>
        </w:rPr>
        <w:t>() or one space left using lcd.scrollDisplayLeft(). If you want to scroll the text continuously, you need to use these functions inside a ‘for loop’.</w:t>
      </w:r>
    </w:p>
    <w:p w14:paraId="4854E31C" w14:textId="77777777" w:rsidR="005930ED" w:rsidRDefault="005930ED">
      <w:pPr>
        <w:jc w:val="both"/>
        <w:rPr>
          <w:rFonts w:ascii="Times New Roman" w:hAnsi="Times New Roman" w:cs="Times New Roman"/>
          <w:b/>
          <w:bCs/>
          <w:sz w:val="28"/>
          <w:szCs w:val="28"/>
        </w:rPr>
      </w:pPr>
      <w:bookmarkStart w:id="56" w:name="_Toc77271553"/>
    </w:p>
    <w:p w14:paraId="7B9996DD" w14:textId="77777777" w:rsidR="005930ED" w:rsidRDefault="005930ED">
      <w:pPr>
        <w:jc w:val="both"/>
        <w:rPr>
          <w:rFonts w:ascii="Times New Roman" w:hAnsi="Times New Roman" w:cs="Times New Roman"/>
          <w:b/>
          <w:bCs/>
          <w:sz w:val="28"/>
          <w:szCs w:val="28"/>
        </w:rPr>
      </w:pPr>
    </w:p>
    <w:p w14:paraId="4E3D997D" w14:textId="77777777" w:rsidR="005930ED" w:rsidRDefault="00522E1B">
      <w:pPr>
        <w:jc w:val="both"/>
        <w:rPr>
          <w:rFonts w:ascii="Times New Roman" w:hAnsi="Times New Roman" w:cs="Times New Roman"/>
          <w:b/>
          <w:bCs/>
          <w:sz w:val="28"/>
          <w:szCs w:val="28"/>
        </w:rPr>
      </w:pPr>
      <w:r>
        <w:rPr>
          <w:rFonts w:ascii="Times New Roman" w:hAnsi="Times New Roman" w:cs="Times New Roman"/>
          <w:b/>
          <w:bCs/>
          <w:sz w:val="28"/>
          <w:szCs w:val="28"/>
        </w:rPr>
        <w:lastRenderedPageBreak/>
        <w:t>6.8. Custom character generation for 16×2-character LCD</w:t>
      </w:r>
      <w:bookmarkEnd w:id="56"/>
    </w:p>
    <w:p w14:paraId="2C363E5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If you are finding characters on the display dull and unexciting, you can create your own custom characters (glyph) and symbols for your LCD. They are extremely useful when you want to display a character that is not part of the </w:t>
      </w:r>
      <w:hyperlink r:id="rId73" w:history="1">
        <w:r>
          <w:rPr>
            <w:rStyle w:val="Hyperlink"/>
            <w:rFonts w:ascii="Times New Roman" w:hAnsi="Times New Roman" w:cs="Times New Roman"/>
            <w:color w:val="auto"/>
            <w:sz w:val="24"/>
            <w:szCs w:val="24"/>
            <w:u w:val="none"/>
          </w:rPr>
          <w:t>standard ASCII character set</w:t>
        </w:r>
      </w:hyperlink>
      <w:r>
        <w:rPr>
          <w:rFonts w:ascii="Times New Roman" w:hAnsi="Times New Roman" w:cs="Times New Roman"/>
          <w:sz w:val="24"/>
          <w:szCs w:val="24"/>
        </w:rPr>
        <w:t>.</w:t>
      </w:r>
    </w:p>
    <w:p w14:paraId="3802084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As we discussed earlier in this tutorial that a character on the display is formed in a 5×8 matrix of pixels so you need to define your custom character within that matrix. To define the character you’ll use the </w:t>
      </w:r>
      <w:hyperlink r:id="rId74" w:history="1">
        <w:proofErr w:type="gramStart"/>
        <w:r>
          <w:rPr>
            <w:rStyle w:val="Hyperlink"/>
            <w:rFonts w:ascii="Times New Roman" w:hAnsi="Times New Roman" w:cs="Times New Roman"/>
            <w:color w:val="auto"/>
            <w:sz w:val="24"/>
            <w:szCs w:val="24"/>
            <w:u w:val="none"/>
          </w:rPr>
          <w:t>createChar(</w:t>
        </w:r>
        <w:proofErr w:type="gramEnd"/>
        <w:r>
          <w:rPr>
            <w:rStyle w:val="Hyperlink"/>
            <w:rFonts w:ascii="Times New Roman" w:hAnsi="Times New Roman" w:cs="Times New Roman"/>
            <w:color w:val="auto"/>
            <w:sz w:val="24"/>
            <w:szCs w:val="24"/>
            <w:u w:val="none"/>
          </w:rPr>
          <w:t>)</w:t>
        </w:r>
      </w:hyperlink>
      <w:r>
        <w:rPr>
          <w:rFonts w:ascii="Times New Roman" w:hAnsi="Times New Roman" w:cs="Times New Roman"/>
          <w:sz w:val="24"/>
          <w:szCs w:val="24"/>
        </w:rPr>
        <w:t> function of the Liquid Crystal library.</w:t>
      </w:r>
    </w:p>
    <w:p w14:paraId="4103D3D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To use </w:t>
      </w:r>
      <w:proofErr w:type="gramStart"/>
      <w:r>
        <w:rPr>
          <w:rFonts w:ascii="Times New Roman" w:hAnsi="Times New Roman" w:cs="Times New Roman"/>
          <w:sz w:val="24"/>
          <w:szCs w:val="24"/>
        </w:rPr>
        <w:t>createChar(</w:t>
      </w:r>
      <w:proofErr w:type="gramEnd"/>
      <w:r>
        <w:rPr>
          <w:rFonts w:ascii="Times New Roman" w:hAnsi="Times New Roman" w:cs="Times New Roman"/>
          <w:sz w:val="24"/>
          <w:szCs w:val="24"/>
        </w:rPr>
        <w:t>) you first set up an array of 8 bytes. Each byte (only 5 bits are considered) in the array defines one row of the character in the 5×8 matrix. Whereas, the zeros and ones in the byte indicate which pixels in the row should be on and which ones should be off.</w:t>
      </w:r>
    </w:p>
    <w:p w14:paraId="4AE20531" w14:textId="77777777" w:rsidR="005930ED" w:rsidRDefault="00522E1B">
      <w:pPr>
        <w:jc w:val="both"/>
        <w:rPr>
          <w:rFonts w:ascii="Times New Roman" w:hAnsi="Times New Roman" w:cs="Times New Roman"/>
          <w:sz w:val="24"/>
          <w:szCs w:val="24"/>
        </w:rPr>
      </w:pPr>
      <w:bookmarkStart w:id="57" w:name="_Toc77271554"/>
      <w:r>
        <w:rPr>
          <w:rFonts w:ascii="Times New Roman" w:hAnsi="Times New Roman" w:cs="Times New Roman"/>
          <w:sz w:val="24"/>
          <w:szCs w:val="24"/>
        </w:rPr>
        <w:t>Custom Character Generator</w:t>
      </w:r>
      <w:bookmarkEnd w:id="57"/>
    </w:p>
    <w:p w14:paraId="5BEE03D6" w14:textId="77777777" w:rsidR="005930ED" w:rsidRDefault="00522E1B">
      <w:pPr>
        <w:jc w:val="both"/>
        <w:rPr>
          <w:rFonts w:ascii="Times New Roman" w:hAnsi="Times New Roman" w:cs="Times New Roman"/>
        </w:rPr>
      </w:pPr>
      <w:r>
        <w:rPr>
          <w:rFonts w:ascii="Times New Roman" w:hAnsi="Times New Roman" w:cs="Times New Roman"/>
          <w:sz w:val="24"/>
          <w:szCs w:val="24"/>
        </w:rPr>
        <w:t>Creating custom character was not easy until now! We have created a small application called Custom character generator for character LCD. Can you see the blue grid below? That’s it. That’s the application. You can click on any of the 5×8 pixels to set/clear that particular pixel. And as you click on pixels, the code for the character is generated next to the grid. This code can directly be used in your Arduino sketch</w:t>
      </w:r>
      <w:r>
        <w:rPr>
          <w:rFonts w:ascii="Times New Roman" w:hAnsi="Times New Roman" w:cs="Times New Roman"/>
        </w:rPr>
        <w:t>.</w:t>
      </w:r>
    </w:p>
    <w:tbl>
      <w:tblPr>
        <w:tblW w:w="10950" w:type="dxa"/>
        <w:tblCellMar>
          <w:top w:w="120" w:type="dxa"/>
          <w:left w:w="120" w:type="dxa"/>
          <w:bottom w:w="120" w:type="dxa"/>
          <w:right w:w="120" w:type="dxa"/>
        </w:tblCellMar>
        <w:tblLook w:val="04A0" w:firstRow="1" w:lastRow="0" w:firstColumn="1" w:lastColumn="0" w:noHBand="0" w:noVBand="1"/>
      </w:tblPr>
      <w:tblGrid>
        <w:gridCol w:w="617"/>
        <w:gridCol w:w="2112"/>
        <w:gridCol w:w="2627"/>
        <w:gridCol w:w="2865"/>
        <w:gridCol w:w="2112"/>
        <w:gridCol w:w="617"/>
      </w:tblGrid>
      <w:tr w:rsidR="005930ED" w14:paraId="2E281ADD" w14:textId="77777777">
        <w:tc>
          <w:tcPr>
            <w:tcW w:w="0" w:type="auto"/>
            <w:tcBorders>
              <w:top w:val="nil"/>
              <w:left w:val="nil"/>
              <w:bottom w:val="nil"/>
              <w:right w:val="nil"/>
            </w:tcBorders>
            <w:tcMar>
              <w:top w:w="0" w:type="dxa"/>
              <w:left w:w="0" w:type="dxa"/>
              <w:bottom w:w="0" w:type="dxa"/>
              <w:right w:w="0" w:type="dxa"/>
            </w:tcMar>
            <w:vAlign w:val="center"/>
          </w:tcPr>
          <w:p w14:paraId="55161D2E" w14:textId="77777777" w:rsidR="005930ED" w:rsidRDefault="005930ED">
            <w:pPr>
              <w:jc w:val="both"/>
              <w:rPr>
                <w:rFonts w:ascii="Times New Roman" w:hAnsi="Times New Roman" w:cs="Times New Roman"/>
              </w:rPr>
            </w:pPr>
          </w:p>
        </w:tc>
        <w:tc>
          <w:tcPr>
            <w:tcW w:w="2100" w:type="dxa"/>
            <w:tcBorders>
              <w:top w:val="nil"/>
              <w:left w:val="nil"/>
              <w:bottom w:val="nil"/>
              <w:right w:val="nil"/>
            </w:tcBorders>
            <w:tcMar>
              <w:top w:w="0" w:type="dxa"/>
              <w:left w:w="0" w:type="dxa"/>
              <w:bottom w:w="0" w:type="dxa"/>
              <w:right w:w="0" w:type="dxa"/>
            </w:tcMar>
            <w:vAlign w:val="center"/>
          </w:tcPr>
          <w:p w14:paraId="4C6A51E4"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7279DAFB" wp14:editId="47D2B7EF">
                  <wp:extent cx="1333500" cy="891540"/>
                  <wp:effectExtent l="0" t="0" r="7620" b="7620"/>
                  <wp:docPr id="23" name="Picture 23" descr="https://lastminuteengineers.com/wp-content/uploads/arduino/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astminuteengineers.com/wp-content/uploads/arduino/Arro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333500" cy="891540"/>
                          </a:xfrm>
                          <a:prstGeom prst="rect">
                            <a:avLst/>
                          </a:prstGeom>
                          <a:noFill/>
                          <a:ln>
                            <a:noFill/>
                          </a:ln>
                        </pic:spPr>
                      </pic:pic>
                    </a:graphicData>
                  </a:graphic>
                </wp:inline>
              </w:drawing>
            </w:r>
          </w:p>
        </w:tc>
        <w:tc>
          <w:tcPr>
            <w:tcW w:w="1200" w:type="dxa"/>
            <w:tcBorders>
              <w:top w:val="nil"/>
              <w:left w:val="nil"/>
              <w:bottom w:val="nil"/>
              <w:right w:val="nil"/>
            </w:tcBorders>
            <w:tcMar>
              <w:top w:w="0" w:type="dxa"/>
              <w:left w:w="0" w:type="dxa"/>
              <w:bottom w:w="0" w:type="dxa"/>
              <w:right w:w="0" w:type="dxa"/>
            </w:tcMar>
            <w:vAlign w:val="center"/>
          </w:tcPr>
          <w:tbl>
            <w:tblPr>
              <w:tblW w:w="2027" w:type="dxa"/>
              <w:tblInd w:w="600" w:type="dxa"/>
              <w:tblCellMar>
                <w:left w:w="0" w:type="dxa"/>
                <w:right w:w="0" w:type="dxa"/>
              </w:tblCellMar>
              <w:tblLook w:val="04A0" w:firstRow="1" w:lastRow="0" w:firstColumn="1" w:lastColumn="0" w:noHBand="0" w:noVBand="1"/>
            </w:tblPr>
            <w:tblGrid>
              <w:gridCol w:w="280"/>
              <w:gridCol w:w="273"/>
              <w:gridCol w:w="267"/>
              <w:gridCol w:w="262"/>
              <w:gridCol w:w="258"/>
              <w:gridCol w:w="229"/>
              <w:gridCol w:w="229"/>
              <w:gridCol w:w="229"/>
            </w:tblGrid>
            <w:tr w:rsidR="005930ED" w14:paraId="0ECA3622" w14:textId="77777777">
              <w:trPr>
                <w:trHeight w:val="330"/>
              </w:trPr>
              <w:tc>
                <w:tcPr>
                  <w:tcW w:w="330" w:type="dxa"/>
                  <w:tcBorders>
                    <w:top w:val="nil"/>
                    <w:left w:val="nil"/>
                    <w:bottom w:val="nil"/>
                    <w:right w:val="nil"/>
                  </w:tcBorders>
                  <w:vAlign w:val="center"/>
                </w:tcPr>
                <w:p w14:paraId="25D46C0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141E87E"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8810556"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8B68CBB"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1E41CFA2"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5DC72A54"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CAFC65C"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E599C33" w14:textId="77777777" w:rsidR="005930ED" w:rsidRDefault="005930ED">
                  <w:pPr>
                    <w:jc w:val="both"/>
                    <w:rPr>
                      <w:rFonts w:ascii="Times New Roman" w:hAnsi="Times New Roman" w:cs="Times New Roman"/>
                    </w:rPr>
                  </w:pPr>
                </w:p>
              </w:tc>
            </w:tr>
            <w:tr w:rsidR="005930ED" w14:paraId="6A7CBB85" w14:textId="77777777">
              <w:trPr>
                <w:trHeight w:val="330"/>
              </w:trPr>
              <w:tc>
                <w:tcPr>
                  <w:tcW w:w="330" w:type="dxa"/>
                  <w:tcBorders>
                    <w:top w:val="nil"/>
                    <w:left w:val="nil"/>
                    <w:bottom w:val="nil"/>
                    <w:right w:val="nil"/>
                  </w:tcBorders>
                  <w:vAlign w:val="center"/>
                </w:tcPr>
                <w:p w14:paraId="7E8B758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728278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A80AF6B"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5D68C1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2CA121E"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D260414"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67764C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D622D9C" w14:textId="77777777" w:rsidR="005930ED" w:rsidRDefault="005930ED">
                  <w:pPr>
                    <w:jc w:val="both"/>
                    <w:rPr>
                      <w:rFonts w:ascii="Times New Roman" w:hAnsi="Times New Roman" w:cs="Times New Roman"/>
                    </w:rPr>
                  </w:pPr>
                </w:p>
              </w:tc>
            </w:tr>
            <w:tr w:rsidR="005930ED" w14:paraId="2D2AEDB4" w14:textId="77777777">
              <w:trPr>
                <w:trHeight w:val="330"/>
              </w:trPr>
              <w:tc>
                <w:tcPr>
                  <w:tcW w:w="330" w:type="dxa"/>
                  <w:tcBorders>
                    <w:top w:val="nil"/>
                    <w:left w:val="nil"/>
                    <w:bottom w:val="nil"/>
                    <w:right w:val="nil"/>
                  </w:tcBorders>
                  <w:vAlign w:val="center"/>
                </w:tcPr>
                <w:p w14:paraId="4E32D547"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0F2CD73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6492B54"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001000E6"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00FF20B2"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5695F56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51F536E6"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747EBB9" w14:textId="77777777" w:rsidR="005930ED" w:rsidRDefault="005930ED">
                  <w:pPr>
                    <w:jc w:val="both"/>
                    <w:rPr>
                      <w:rFonts w:ascii="Times New Roman" w:hAnsi="Times New Roman" w:cs="Times New Roman"/>
                    </w:rPr>
                  </w:pPr>
                </w:p>
              </w:tc>
            </w:tr>
            <w:tr w:rsidR="005930ED" w14:paraId="378550F6" w14:textId="77777777">
              <w:trPr>
                <w:trHeight w:val="330"/>
              </w:trPr>
              <w:tc>
                <w:tcPr>
                  <w:tcW w:w="330" w:type="dxa"/>
                  <w:tcBorders>
                    <w:top w:val="nil"/>
                    <w:left w:val="nil"/>
                    <w:bottom w:val="nil"/>
                    <w:right w:val="nil"/>
                  </w:tcBorders>
                  <w:vAlign w:val="center"/>
                </w:tcPr>
                <w:p w14:paraId="62EDCF8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583F76A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15B72A14"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ED5F31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0DBB18A"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736E275"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F9A8EDA"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7670DB3" w14:textId="77777777" w:rsidR="005930ED" w:rsidRDefault="005930ED">
                  <w:pPr>
                    <w:jc w:val="both"/>
                    <w:rPr>
                      <w:rFonts w:ascii="Times New Roman" w:hAnsi="Times New Roman" w:cs="Times New Roman"/>
                    </w:rPr>
                  </w:pPr>
                </w:p>
              </w:tc>
            </w:tr>
            <w:tr w:rsidR="005930ED" w14:paraId="7BC7DD36" w14:textId="77777777">
              <w:trPr>
                <w:trHeight w:val="330"/>
              </w:trPr>
              <w:tc>
                <w:tcPr>
                  <w:tcW w:w="330" w:type="dxa"/>
                  <w:tcBorders>
                    <w:top w:val="nil"/>
                    <w:left w:val="nil"/>
                    <w:bottom w:val="nil"/>
                    <w:right w:val="nil"/>
                  </w:tcBorders>
                  <w:vAlign w:val="center"/>
                </w:tcPr>
                <w:p w14:paraId="107FCB6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11AB06B0"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92C405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1AE12F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E1B60A1"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B56EFD5"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13B9539"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5D87331" w14:textId="77777777" w:rsidR="005930ED" w:rsidRDefault="005930ED">
                  <w:pPr>
                    <w:jc w:val="both"/>
                    <w:rPr>
                      <w:rFonts w:ascii="Times New Roman" w:hAnsi="Times New Roman" w:cs="Times New Roman"/>
                    </w:rPr>
                  </w:pPr>
                </w:p>
              </w:tc>
            </w:tr>
            <w:tr w:rsidR="005930ED" w14:paraId="327830CC" w14:textId="77777777">
              <w:trPr>
                <w:trHeight w:val="330"/>
              </w:trPr>
              <w:tc>
                <w:tcPr>
                  <w:tcW w:w="330" w:type="dxa"/>
                  <w:tcBorders>
                    <w:top w:val="nil"/>
                    <w:left w:val="nil"/>
                    <w:bottom w:val="nil"/>
                    <w:right w:val="nil"/>
                  </w:tcBorders>
                  <w:vAlign w:val="center"/>
                </w:tcPr>
                <w:p w14:paraId="3D7E6C95"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61875A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63668C97"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02C5F89"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159ED1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1E8D7BB"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CA8F51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8CED96D" w14:textId="77777777" w:rsidR="005930ED" w:rsidRDefault="005930ED">
                  <w:pPr>
                    <w:jc w:val="both"/>
                    <w:rPr>
                      <w:rFonts w:ascii="Times New Roman" w:hAnsi="Times New Roman" w:cs="Times New Roman"/>
                    </w:rPr>
                  </w:pPr>
                </w:p>
              </w:tc>
            </w:tr>
            <w:tr w:rsidR="005930ED" w14:paraId="0ED0BE9C" w14:textId="77777777">
              <w:trPr>
                <w:trHeight w:val="330"/>
              </w:trPr>
              <w:tc>
                <w:tcPr>
                  <w:tcW w:w="330" w:type="dxa"/>
                  <w:tcBorders>
                    <w:top w:val="nil"/>
                    <w:left w:val="nil"/>
                    <w:bottom w:val="nil"/>
                    <w:right w:val="nil"/>
                  </w:tcBorders>
                  <w:vAlign w:val="center"/>
                </w:tcPr>
                <w:p w14:paraId="47F4C1E0"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13BE77F5"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0D0CB3B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B5758C9"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0F5E0AD"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13B91588"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3E7BBD3A"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C17241A" w14:textId="77777777" w:rsidR="005930ED" w:rsidRDefault="005930ED">
                  <w:pPr>
                    <w:jc w:val="both"/>
                    <w:rPr>
                      <w:rFonts w:ascii="Times New Roman" w:hAnsi="Times New Roman" w:cs="Times New Roman"/>
                    </w:rPr>
                  </w:pPr>
                </w:p>
              </w:tc>
            </w:tr>
            <w:tr w:rsidR="005930ED" w14:paraId="771ADE80" w14:textId="77777777">
              <w:trPr>
                <w:trHeight w:val="330"/>
              </w:trPr>
              <w:tc>
                <w:tcPr>
                  <w:tcW w:w="330" w:type="dxa"/>
                  <w:tcBorders>
                    <w:top w:val="nil"/>
                    <w:left w:val="nil"/>
                    <w:bottom w:val="nil"/>
                    <w:right w:val="nil"/>
                  </w:tcBorders>
                  <w:vAlign w:val="center"/>
                </w:tcPr>
                <w:p w14:paraId="792D0CE2"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50542C5E"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4836EC23"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E0DDA52"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47D734C"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0BBD2007"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718251EE" w14:textId="77777777" w:rsidR="005930ED" w:rsidRDefault="005930ED">
                  <w:pPr>
                    <w:jc w:val="both"/>
                    <w:rPr>
                      <w:rFonts w:ascii="Times New Roman" w:hAnsi="Times New Roman" w:cs="Times New Roman"/>
                    </w:rPr>
                  </w:pPr>
                </w:p>
              </w:tc>
              <w:tc>
                <w:tcPr>
                  <w:tcW w:w="330" w:type="dxa"/>
                  <w:tcBorders>
                    <w:top w:val="nil"/>
                    <w:left w:val="nil"/>
                    <w:bottom w:val="nil"/>
                    <w:right w:val="nil"/>
                  </w:tcBorders>
                  <w:vAlign w:val="center"/>
                </w:tcPr>
                <w:p w14:paraId="2F8E09CE" w14:textId="77777777" w:rsidR="005930ED" w:rsidRDefault="005930ED">
                  <w:pPr>
                    <w:jc w:val="both"/>
                    <w:rPr>
                      <w:rFonts w:ascii="Times New Roman" w:hAnsi="Times New Roman" w:cs="Times New Roman"/>
                    </w:rPr>
                  </w:pPr>
                </w:p>
              </w:tc>
            </w:tr>
            <w:tr w:rsidR="005930ED" w14:paraId="6DFCCC9F" w14:textId="77777777">
              <w:trPr>
                <w:trHeight w:val="330"/>
              </w:trPr>
              <w:tc>
                <w:tcPr>
                  <w:tcW w:w="330" w:type="dxa"/>
                  <w:gridSpan w:val="5"/>
                  <w:tcBorders>
                    <w:top w:val="nil"/>
                    <w:left w:val="nil"/>
                    <w:bottom w:val="nil"/>
                    <w:right w:val="nil"/>
                  </w:tcBorders>
                  <w:vAlign w:val="center"/>
                </w:tcPr>
                <w:p w14:paraId="5CD6DD51" w14:textId="77777777" w:rsidR="005930ED" w:rsidRDefault="00522E1B">
                  <w:pPr>
                    <w:jc w:val="both"/>
                    <w:rPr>
                      <w:rFonts w:ascii="Times New Roman" w:hAnsi="Times New Roman" w:cs="Times New Roman"/>
                    </w:rPr>
                  </w:pPr>
                  <w:r>
                    <w:rPr>
                      <w:rFonts w:ascii="Times New Roman" w:hAnsi="Times New Roman" w:cs="Times New Roman"/>
                    </w:rPr>
                    <w:t>Top of Form</w:t>
                  </w:r>
                </w:p>
                <w:p w14:paraId="39F56057" w14:textId="77777777" w:rsidR="005930ED" w:rsidRDefault="00522E1B">
                  <w:pPr>
                    <w:jc w:val="both"/>
                    <w:rPr>
                      <w:rFonts w:ascii="Times New Roman" w:hAnsi="Times New Roman" w:cs="Times New Roman"/>
                    </w:rPr>
                  </w:pPr>
                  <w:r>
                    <w:rPr>
                      <w:rFonts w:ascii="Times New Roman" w:hAnsi="Times New Roman" w:cs="Times New Roman"/>
                    </w:rPr>
                    <w:t>Bottom of Form</w:t>
                  </w:r>
                </w:p>
              </w:tc>
              <w:tc>
                <w:tcPr>
                  <w:tcW w:w="0" w:type="auto"/>
                  <w:vAlign w:val="center"/>
                </w:tcPr>
                <w:p w14:paraId="157DC35F" w14:textId="77777777" w:rsidR="005930ED" w:rsidRDefault="005930ED">
                  <w:pPr>
                    <w:jc w:val="both"/>
                    <w:rPr>
                      <w:rFonts w:ascii="Times New Roman" w:hAnsi="Times New Roman" w:cs="Times New Roman"/>
                    </w:rPr>
                  </w:pPr>
                </w:p>
              </w:tc>
              <w:tc>
                <w:tcPr>
                  <w:tcW w:w="0" w:type="auto"/>
                  <w:vAlign w:val="center"/>
                </w:tcPr>
                <w:p w14:paraId="14BCDE38" w14:textId="77777777" w:rsidR="005930ED" w:rsidRDefault="005930ED">
                  <w:pPr>
                    <w:jc w:val="both"/>
                    <w:rPr>
                      <w:rFonts w:ascii="Times New Roman" w:hAnsi="Times New Roman" w:cs="Times New Roman"/>
                    </w:rPr>
                  </w:pPr>
                </w:p>
              </w:tc>
              <w:tc>
                <w:tcPr>
                  <w:tcW w:w="0" w:type="auto"/>
                  <w:vAlign w:val="center"/>
                </w:tcPr>
                <w:p w14:paraId="2CA5C17E" w14:textId="77777777" w:rsidR="005930ED" w:rsidRDefault="005930ED">
                  <w:pPr>
                    <w:jc w:val="both"/>
                    <w:rPr>
                      <w:rFonts w:ascii="Times New Roman" w:hAnsi="Times New Roman" w:cs="Times New Roman"/>
                    </w:rPr>
                  </w:pPr>
                </w:p>
              </w:tc>
            </w:tr>
          </w:tbl>
          <w:p w14:paraId="1642E567" w14:textId="77777777" w:rsidR="005930ED" w:rsidRDefault="005930ED">
            <w:pPr>
              <w:jc w:val="both"/>
              <w:rPr>
                <w:rFonts w:ascii="Times New Roman" w:hAnsi="Times New Roman" w:cs="Times New Roman"/>
              </w:rPr>
            </w:pPr>
          </w:p>
        </w:tc>
        <w:tc>
          <w:tcPr>
            <w:tcW w:w="2640" w:type="dxa"/>
            <w:tcBorders>
              <w:top w:val="nil"/>
              <w:left w:val="nil"/>
              <w:bottom w:val="nil"/>
              <w:right w:val="nil"/>
            </w:tcBorders>
            <w:tcMar>
              <w:top w:w="0" w:type="dxa"/>
              <w:left w:w="0" w:type="dxa"/>
              <w:bottom w:w="0" w:type="dxa"/>
              <w:right w:w="0" w:type="dxa"/>
            </w:tcMar>
          </w:tcPr>
          <w:tbl>
            <w:tblPr>
              <w:tblW w:w="1965" w:type="dxa"/>
              <w:tblInd w:w="900" w:type="dxa"/>
              <w:tblCellMar>
                <w:left w:w="0" w:type="dxa"/>
                <w:right w:w="0" w:type="dxa"/>
              </w:tblCellMar>
              <w:tblLook w:val="04A0" w:firstRow="1" w:lastRow="0" w:firstColumn="1" w:lastColumn="0" w:noHBand="0" w:noVBand="1"/>
            </w:tblPr>
            <w:tblGrid>
              <w:gridCol w:w="1965"/>
            </w:tblGrid>
            <w:tr w:rsidR="005930ED" w14:paraId="5B12BDF7" w14:textId="77777777">
              <w:tc>
                <w:tcPr>
                  <w:tcW w:w="0" w:type="auto"/>
                  <w:tcBorders>
                    <w:top w:val="nil"/>
                    <w:left w:val="nil"/>
                    <w:bottom w:val="nil"/>
                    <w:right w:val="nil"/>
                  </w:tcBorders>
                  <w:vAlign w:val="center"/>
                </w:tcPr>
                <w:p w14:paraId="1F675ACA" w14:textId="77777777" w:rsidR="005930ED" w:rsidRDefault="00522E1B">
                  <w:pPr>
                    <w:jc w:val="both"/>
                    <w:rPr>
                      <w:rFonts w:ascii="Times New Roman" w:hAnsi="Times New Roman" w:cs="Times New Roman"/>
                    </w:rPr>
                  </w:pPr>
                  <w:r>
                    <w:rPr>
                      <w:rFonts w:ascii="Times New Roman" w:hAnsi="Times New Roman" w:cs="Times New Roman"/>
                    </w:rPr>
                    <w:t>byte </w:t>
                  </w:r>
                  <w:proofErr w:type="gramStart"/>
                  <w:r>
                    <w:rPr>
                      <w:rFonts w:ascii="Times New Roman" w:hAnsi="Times New Roman" w:cs="Times New Roman"/>
                    </w:rPr>
                    <w:t>Character[</w:t>
                  </w:r>
                  <w:proofErr w:type="gramEnd"/>
                  <w:r>
                    <w:rPr>
                      <w:rFonts w:ascii="Times New Roman" w:hAnsi="Times New Roman" w:cs="Times New Roman"/>
                    </w:rPr>
                    <w:t>8] =</w:t>
                  </w:r>
                </w:p>
              </w:tc>
            </w:tr>
            <w:tr w:rsidR="005930ED" w14:paraId="3DE899BA" w14:textId="77777777">
              <w:tc>
                <w:tcPr>
                  <w:tcW w:w="0" w:type="auto"/>
                  <w:tcBorders>
                    <w:top w:val="nil"/>
                    <w:left w:val="nil"/>
                    <w:bottom w:val="nil"/>
                    <w:right w:val="nil"/>
                  </w:tcBorders>
                  <w:vAlign w:val="center"/>
                </w:tcPr>
                <w:p w14:paraId="790E8A9D" w14:textId="77777777" w:rsidR="005930ED" w:rsidRDefault="00522E1B">
                  <w:pPr>
                    <w:jc w:val="both"/>
                    <w:rPr>
                      <w:rFonts w:ascii="Times New Roman" w:hAnsi="Times New Roman" w:cs="Times New Roman"/>
                    </w:rPr>
                  </w:pPr>
                  <w:r>
                    <w:rPr>
                      <w:rFonts w:ascii="Times New Roman" w:hAnsi="Times New Roman" w:cs="Times New Roman"/>
                    </w:rPr>
                    <w:t>{</w:t>
                  </w:r>
                </w:p>
              </w:tc>
            </w:tr>
            <w:tr w:rsidR="005930ED" w14:paraId="0106D768" w14:textId="77777777">
              <w:tc>
                <w:tcPr>
                  <w:tcW w:w="0" w:type="auto"/>
                  <w:tcBorders>
                    <w:top w:val="nil"/>
                    <w:left w:val="nil"/>
                    <w:bottom w:val="nil"/>
                    <w:right w:val="nil"/>
                  </w:tcBorders>
                  <w:vAlign w:val="center"/>
                </w:tcPr>
                <w:p w14:paraId="1F5E559B" w14:textId="77777777" w:rsidR="005930ED" w:rsidRDefault="00522E1B">
                  <w:pPr>
                    <w:jc w:val="both"/>
                    <w:rPr>
                      <w:rFonts w:ascii="Times New Roman" w:hAnsi="Times New Roman" w:cs="Times New Roman"/>
                    </w:rPr>
                  </w:pPr>
                  <w:r>
                    <w:rPr>
                      <w:rFonts w:ascii="Times New Roman" w:hAnsi="Times New Roman" w:cs="Times New Roman"/>
                    </w:rPr>
                    <w:t>0b00000, 0b00000, 0b01010, 0b11111, 0b11111, 0b01110, 0b00100, 0b00000</w:t>
                  </w:r>
                </w:p>
              </w:tc>
            </w:tr>
            <w:tr w:rsidR="005930ED" w14:paraId="696FDF1E" w14:textId="77777777">
              <w:tc>
                <w:tcPr>
                  <w:tcW w:w="0" w:type="auto"/>
                  <w:tcBorders>
                    <w:top w:val="nil"/>
                    <w:left w:val="nil"/>
                    <w:bottom w:val="nil"/>
                    <w:right w:val="nil"/>
                  </w:tcBorders>
                  <w:vAlign w:val="center"/>
                </w:tcPr>
                <w:p w14:paraId="7E8257D1" w14:textId="77777777" w:rsidR="005930ED" w:rsidRDefault="00522E1B">
                  <w:pPr>
                    <w:jc w:val="both"/>
                    <w:rPr>
                      <w:rFonts w:ascii="Times New Roman" w:hAnsi="Times New Roman" w:cs="Times New Roman"/>
                    </w:rPr>
                  </w:pPr>
                  <w:r>
                    <w:rPr>
                      <w:rFonts w:ascii="Times New Roman" w:hAnsi="Times New Roman" w:cs="Times New Roman"/>
                    </w:rPr>
                    <w:t>};</w:t>
                  </w:r>
                </w:p>
              </w:tc>
            </w:tr>
          </w:tbl>
          <w:p w14:paraId="03CF6063" w14:textId="77777777" w:rsidR="005930ED" w:rsidRDefault="005930ED">
            <w:pPr>
              <w:jc w:val="both"/>
              <w:rPr>
                <w:rFonts w:ascii="Times New Roman" w:hAnsi="Times New Roman" w:cs="Times New Roman"/>
              </w:rPr>
            </w:pPr>
          </w:p>
        </w:tc>
        <w:tc>
          <w:tcPr>
            <w:tcW w:w="2100" w:type="dxa"/>
            <w:tcBorders>
              <w:top w:val="nil"/>
              <w:left w:val="nil"/>
              <w:bottom w:val="nil"/>
              <w:right w:val="nil"/>
            </w:tcBorders>
            <w:tcMar>
              <w:top w:w="0" w:type="dxa"/>
              <w:left w:w="0" w:type="dxa"/>
              <w:bottom w:w="0" w:type="dxa"/>
              <w:right w:w="0" w:type="dxa"/>
            </w:tcMar>
            <w:vAlign w:val="center"/>
          </w:tcPr>
          <w:p w14:paraId="45B16B50" w14:textId="77777777" w:rsidR="005930ED" w:rsidRDefault="00522E1B">
            <w:pPr>
              <w:jc w:val="both"/>
              <w:rPr>
                <w:rFonts w:ascii="Times New Roman" w:hAnsi="Times New Roman" w:cs="Times New Roman"/>
              </w:rPr>
            </w:pPr>
            <w:r>
              <w:rPr>
                <w:rFonts w:ascii="Times New Roman" w:hAnsi="Times New Roman" w:cs="Times New Roman"/>
                <w:noProof/>
              </w:rPr>
              <w:drawing>
                <wp:inline distT="0" distB="0" distL="0" distR="0" wp14:anchorId="79E72343" wp14:editId="3340C092">
                  <wp:extent cx="1333500" cy="868680"/>
                  <wp:effectExtent l="0" t="0" r="7620" b="0"/>
                  <wp:docPr id="42" name="Picture 42" descr="https://lastminuteengineers.com/wp-content/uploads/arduino/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astminuteengineers.com/wp-content/uploads/arduino/Arrow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333500" cy="868680"/>
                          </a:xfrm>
                          <a:prstGeom prst="rect">
                            <a:avLst/>
                          </a:prstGeom>
                          <a:noFill/>
                          <a:ln>
                            <a:noFill/>
                          </a:ln>
                        </pic:spPr>
                      </pic:pic>
                    </a:graphicData>
                  </a:graphic>
                </wp:inline>
              </w:drawing>
            </w:r>
          </w:p>
        </w:tc>
        <w:tc>
          <w:tcPr>
            <w:tcW w:w="0" w:type="auto"/>
            <w:tcBorders>
              <w:top w:val="nil"/>
              <w:left w:val="nil"/>
              <w:bottom w:val="nil"/>
              <w:right w:val="nil"/>
            </w:tcBorders>
            <w:tcMar>
              <w:top w:w="0" w:type="dxa"/>
              <w:left w:w="0" w:type="dxa"/>
              <w:bottom w:w="0" w:type="dxa"/>
              <w:right w:w="0" w:type="dxa"/>
            </w:tcMar>
            <w:vAlign w:val="center"/>
          </w:tcPr>
          <w:p w14:paraId="426EC27D" w14:textId="77777777" w:rsidR="005930ED" w:rsidRDefault="005930ED">
            <w:pPr>
              <w:jc w:val="both"/>
              <w:rPr>
                <w:rFonts w:ascii="Times New Roman" w:hAnsi="Times New Roman" w:cs="Times New Roman"/>
              </w:rPr>
            </w:pPr>
          </w:p>
        </w:tc>
      </w:tr>
    </w:tbl>
    <w:p w14:paraId="539B67E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Your imagination is limitless. The only limitation is that the Liquid Crystal library supports only eight custom characters. But don’t get disappointed, look at the bright side, at least we have eight characters.</w:t>
      </w:r>
    </w:p>
    <w:p w14:paraId="0BECE32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The following sketch demonstrates how you can use these custom characters on the display.</w:t>
      </w:r>
    </w:p>
    <w:p w14:paraId="19D417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include the library code:</w:t>
      </w:r>
    </w:p>
    <w:p w14:paraId="788DE82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#include &lt;LiquidCrystal.h&gt;</w:t>
      </w:r>
    </w:p>
    <w:p w14:paraId="770F95C0" w14:textId="77777777" w:rsidR="005930ED" w:rsidRDefault="005930ED">
      <w:pPr>
        <w:jc w:val="both"/>
        <w:rPr>
          <w:rFonts w:ascii="Times New Roman" w:hAnsi="Times New Roman" w:cs="Times New Roman"/>
          <w:sz w:val="24"/>
          <w:szCs w:val="24"/>
        </w:rPr>
      </w:pPr>
    </w:p>
    <w:p w14:paraId="2BF0DD8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initialize the library with the numbers of the interface pins</w:t>
      </w:r>
    </w:p>
    <w:p w14:paraId="526EC0A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LiquidCrystal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12, 11, 5, 4, 3, 2);</w:t>
      </w:r>
    </w:p>
    <w:p w14:paraId="7DE2C818" w14:textId="77777777" w:rsidR="005930ED" w:rsidRDefault="005930ED">
      <w:pPr>
        <w:jc w:val="both"/>
        <w:rPr>
          <w:rFonts w:ascii="Times New Roman" w:hAnsi="Times New Roman" w:cs="Times New Roman"/>
          <w:sz w:val="24"/>
          <w:szCs w:val="24"/>
        </w:rPr>
      </w:pPr>
    </w:p>
    <w:p w14:paraId="00234EB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make some custom characters:</w:t>
      </w:r>
    </w:p>
    <w:p w14:paraId="658F57A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Heart[</w:t>
      </w:r>
      <w:proofErr w:type="gramEnd"/>
      <w:r>
        <w:rPr>
          <w:rFonts w:ascii="Times New Roman" w:hAnsi="Times New Roman" w:cs="Times New Roman"/>
          <w:sz w:val="24"/>
          <w:szCs w:val="24"/>
        </w:rPr>
        <w:t>8] = {</w:t>
      </w:r>
    </w:p>
    <w:p w14:paraId="4723BDE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4139FDC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0b01010,</w:t>
      </w:r>
    </w:p>
    <w:p w14:paraId="68CA46A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3304B8A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572CA58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66D7E59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0b00100,</w:t>
      </w:r>
    </w:p>
    <w:p w14:paraId="0390BE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62ED22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3E5E667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68E1E07" w14:textId="77777777" w:rsidR="005930ED" w:rsidRDefault="005930ED">
      <w:pPr>
        <w:jc w:val="both"/>
        <w:rPr>
          <w:rFonts w:ascii="Times New Roman" w:hAnsi="Times New Roman" w:cs="Times New Roman"/>
          <w:sz w:val="24"/>
          <w:szCs w:val="24"/>
        </w:rPr>
      </w:pPr>
    </w:p>
    <w:p w14:paraId="5522C5D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Bell[</w:t>
      </w:r>
      <w:proofErr w:type="gramEnd"/>
      <w:r>
        <w:rPr>
          <w:rFonts w:ascii="Times New Roman" w:hAnsi="Times New Roman" w:cs="Times New Roman"/>
          <w:sz w:val="24"/>
          <w:szCs w:val="24"/>
        </w:rPr>
        <w:t>8] = {</w:t>
      </w:r>
    </w:p>
    <w:p w14:paraId="320D888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0b00100,</w:t>
      </w:r>
    </w:p>
    <w:p w14:paraId="4C3B635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1D5E87E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4E8F67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6E8666D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3525506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73896B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0b00100,</w:t>
      </w:r>
    </w:p>
    <w:p w14:paraId="79E5A56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0b00000</w:t>
      </w:r>
    </w:p>
    <w:p w14:paraId="7A06A71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6C4545B8" w14:textId="77777777" w:rsidR="005930ED" w:rsidRDefault="005930ED">
      <w:pPr>
        <w:jc w:val="both"/>
        <w:rPr>
          <w:rFonts w:ascii="Times New Roman" w:hAnsi="Times New Roman" w:cs="Times New Roman"/>
          <w:sz w:val="24"/>
          <w:szCs w:val="24"/>
        </w:rPr>
      </w:pPr>
    </w:p>
    <w:p w14:paraId="38908361" w14:textId="77777777" w:rsidR="005930ED" w:rsidRDefault="005930ED">
      <w:pPr>
        <w:jc w:val="both"/>
        <w:rPr>
          <w:rFonts w:ascii="Times New Roman" w:hAnsi="Times New Roman" w:cs="Times New Roman"/>
          <w:sz w:val="24"/>
          <w:szCs w:val="24"/>
        </w:rPr>
      </w:pPr>
    </w:p>
    <w:p w14:paraId="1B0CEA7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Alien[</w:t>
      </w:r>
      <w:proofErr w:type="gramEnd"/>
      <w:r>
        <w:rPr>
          <w:rFonts w:ascii="Times New Roman" w:hAnsi="Times New Roman" w:cs="Times New Roman"/>
          <w:sz w:val="24"/>
          <w:szCs w:val="24"/>
        </w:rPr>
        <w:t>8] = {</w:t>
      </w:r>
    </w:p>
    <w:p w14:paraId="598CBD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075BA15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0b10101,</w:t>
      </w:r>
    </w:p>
    <w:p w14:paraId="614893D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385B884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2A87CCF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36CF941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0b01010,</w:t>
      </w:r>
    </w:p>
    <w:p w14:paraId="54705D0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0b11011,</w:t>
      </w:r>
    </w:p>
    <w:p w14:paraId="75AE350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37362D8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347E87EA" w14:textId="77777777" w:rsidR="005930ED" w:rsidRDefault="005930ED">
      <w:pPr>
        <w:jc w:val="both"/>
        <w:rPr>
          <w:rFonts w:ascii="Times New Roman" w:hAnsi="Times New Roman" w:cs="Times New Roman"/>
          <w:sz w:val="24"/>
          <w:szCs w:val="24"/>
        </w:rPr>
      </w:pPr>
    </w:p>
    <w:p w14:paraId="7530E1F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8] = {</w:t>
      </w:r>
    </w:p>
    <w:p w14:paraId="6F5A99C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01CA2C4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0b00001,</w:t>
      </w:r>
    </w:p>
    <w:p w14:paraId="44126B0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0b00011,</w:t>
      </w:r>
    </w:p>
    <w:p w14:paraId="11A1ACD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0b10110,</w:t>
      </w:r>
    </w:p>
    <w:p w14:paraId="027079C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0b11100,</w:t>
      </w:r>
    </w:p>
    <w:p w14:paraId="2FFD116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0b01000,</w:t>
      </w:r>
    </w:p>
    <w:p w14:paraId="1A90654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308AE1C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5B04B94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5F45C4A5" w14:textId="77777777" w:rsidR="005930ED" w:rsidRDefault="005930ED">
      <w:pPr>
        <w:jc w:val="both"/>
        <w:rPr>
          <w:rFonts w:ascii="Times New Roman" w:hAnsi="Times New Roman" w:cs="Times New Roman"/>
          <w:sz w:val="24"/>
          <w:szCs w:val="24"/>
        </w:rPr>
      </w:pPr>
    </w:p>
    <w:p w14:paraId="1295C99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byte </w:t>
      </w:r>
      <w:proofErr w:type="gramStart"/>
      <w:r>
        <w:rPr>
          <w:rFonts w:ascii="Times New Roman" w:hAnsi="Times New Roman" w:cs="Times New Roman"/>
          <w:sz w:val="24"/>
          <w:szCs w:val="24"/>
        </w:rPr>
        <w:t>Speaker[</w:t>
      </w:r>
      <w:proofErr w:type="gramEnd"/>
      <w:r>
        <w:rPr>
          <w:rFonts w:ascii="Times New Roman" w:hAnsi="Times New Roman" w:cs="Times New Roman"/>
          <w:sz w:val="24"/>
          <w:szCs w:val="24"/>
        </w:rPr>
        <w:t>8] = {</w:t>
      </w:r>
    </w:p>
    <w:p w14:paraId="1763123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0b00001,</w:t>
      </w:r>
    </w:p>
    <w:p w14:paraId="4EBEFE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0b00011,</w:t>
      </w:r>
    </w:p>
    <w:p w14:paraId="102DE76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0b01111,</w:t>
      </w:r>
    </w:p>
    <w:p w14:paraId="4C1211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0b01111,</w:t>
      </w:r>
    </w:p>
    <w:p w14:paraId="6C430EE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0b01111,</w:t>
      </w:r>
    </w:p>
    <w:p w14:paraId="63A00E7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0b00011,</w:t>
      </w:r>
    </w:p>
    <w:p w14:paraId="0E587F0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0b00001,</w:t>
      </w:r>
    </w:p>
    <w:p w14:paraId="740E943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6E5936A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6F91BC4A" w14:textId="77777777" w:rsidR="005930ED" w:rsidRDefault="005930ED">
      <w:pPr>
        <w:jc w:val="both"/>
        <w:rPr>
          <w:rFonts w:ascii="Times New Roman" w:hAnsi="Times New Roman" w:cs="Times New Roman"/>
          <w:sz w:val="24"/>
          <w:szCs w:val="24"/>
        </w:rPr>
      </w:pPr>
    </w:p>
    <w:p w14:paraId="44F16230" w14:textId="77777777" w:rsidR="005930ED" w:rsidRDefault="005930ED">
      <w:pPr>
        <w:jc w:val="both"/>
        <w:rPr>
          <w:rFonts w:ascii="Times New Roman" w:hAnsi="Times New Roman" w:cs="Times New Roman"/>
          <w:sz w:val="24"/>
          <w:szCs w:val="24"/>
        </w:rPr>
      </w:pPr>
    </w:p>
    <w:p w14:paraId="7B50964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Sound[</w:t>
      </w:r>
      <w:proofErr w:type="gramEnd"/>
      <w:r>
        <w:rPr>
          <w:rFonts w:ascii="Times New Roman" w:hAnsi="Times New Roman" w:cs="Times New Roman"/>
          <w:sz w:val="24"/>
          <w:szCs w:val="24"/>
        </w:rPr>
        <w:t>8] = {</w:t>
      </w:r>
    </w:p>
    <w:p w14:paraId="5DA2805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0b00001,</w:t>
      </w:r>
    </w:p>
    <w:p w14:paraId="3E2202A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0b00011,</w:t>
      </w:r>
    </w:p>
    <w:p w14:paraId="39CC05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0b00101,</w:t>
      </w:r>
    </w:p>
    <w:p w14:paraId="62EF60A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0b01001,</w:t>
      </w:r>
    </w:p>
    <w:p w14:paraId="145B76D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0b01001,</w:t>
      </w:r>
    </w:p>
    <w:p w14:paraId="13EB6C0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0b01011,</w:t>
      </w:r>
    </w:p>
    <w:p w14:paraId="499C126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0b11011,</w:t>
      </w:r>
    </w:p>
    <w:p w14:paraId="037B96D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0b11000</w:t>
      </w:r>
    </w:p>
    <w:p w14:paraId="3755CB1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715DBC53" w14:textId="77777777" w:rsidR="005930ED" w:rsidRDefault="005930ED">
      <w:pPr>
        <w:jc w:val="both"/>
        <w:rPr>
          <w:rFonts w:ascii="Times New Roman" w:hAnsi="Times New Roman" w:cs="Times New Roman"/>
          <w:sz w:val="24"/>
          <w:szCs w:val="24"/>
        </w:rPr>
      </w:pPr>
    </w:p>
    <w:p w14:paraId="340E9D1C" w14:textId="77777777" w:rsidR="005930ED" w:rsidRDefault="005930ED">
      <w:pPr>
        <w:jc w:val="both"/>
        <w:rPr>
          <w:rFonts w:ascii="Times New Roman" w:hAnsi="Times New Roman" w:cs="Times New Roman"/>
          <w:sz w:val="24"/>
          <w:szCs w:val="24"/>
        </w:rPr>
      </w:pPr>
    </w:p>
    <w:p w14:paraId="2FAE16C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Skull[</w:t>
      </w:r>
      <w:proofErr w:type="gramEnd"/>
      <w:r>
        <w:rPr>
          <w:rFonts w:ascii="Times New Roman" w:hAnsi="Times New Roman" w:cs="Times New Roman"/>
          <w:sz w:val="24"/>
          <w:szCs w:val="24"/>
        </w:rPr>
        <w:t>8] = {</w:t>
      </w:r>
    </w:p>
    <w:p w14:paraId="44ADE2A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5DDD30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0b01110,</w:t>
      </w:r>
    </w:p>
    <w:p w14:paraId="099E818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0b10101,</w:t>
      </w:r>
    </w:p>
    <w:p w14:paraId="20DBDC0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0b11011,</w:t>
      </w:r>
    </w:p>
    <w:p w14:paraId="2D93E28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1D66893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01AC09C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40010E7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03948A8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74943137" w14:textId="77777777" w:rsidR="005930ED" w:rsidRDefault="005930ED">
      <w:pPr>
        <w:jc w:val="both"/>
        <w:rPr>
          <w:rFonts w:ascii="Times New Roman" w:hAnsi="Times New Roman" w:cs="Times New Roman"/>
          <w:sz w:val="24"/>
          <w:szCs w:val="24"/>
        </w:rPr>
      </w:pPr>
    </w:p>
    <w:p w14:paraId="7430FDB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Lock[</w:t>
      </w:r>
      <w:proofErr w:type="gramEnd"/>
      <w:r>
        <w:rPr>
          <w:rFonts w:ascii="Times New Roman" w:hAnsi="Times New Roman" w:cs="Times New Roman"/>
          <w:sz w:val="24"/>
          <w:szCs w:val="24"/>
        </w:rPr>
        <w:t>8] = {</w:t>
      </w:r>
    </w:p>
    <w:p w14:paraId="1681731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7F29736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0b10001,</w:t>
      </w:r>
    </w:p>
    <w:p w14:paraId="743D10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0b10001,</w:t>
      </w:r>
    </w:p>
    <w:p w14:paraId="65B9A4E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1DF7AFBF"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0b11011,</w:t>
      </w:r>
    </w:p>
    <w:p w14:paraId="421E01F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0b11011,</w:t>
      </w:r>
    </w:p>
    <w:p w14:paraId="143E107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2C0A4D6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2247DCF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39F45E7F" w14:textId="77777777" w:rsidR="005930ED" w:rsidRDefault="005930ED">
      <w:pPr>
        <w:jc w:val="both"/>
        <w:rPr>
          <w:rFonts w:ascii="Times New Roman" w:hAnsi="Times New Roman" w:cs="Times New Roman"/>
          <w:sz w:val="24"/>
          <w:szCs w:val="24"/>
        </w:rPr>
      </w:pPr>
    </w:p>
    <w:p w14:paraId="6EDA108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 </w:t>
      </w:r>
    </w:p>
    <w:p w14:paraId="3EB884C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7C989B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xml:space="preserve">// initialize LCD and set up the number of columns and rows: </w:t>
      </w:r>
    </w:p>
    <w:p w14:paraId="19B46A9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lcd.begin</w:t>
      </w:r>
      <w:proofErr w:type="gramEnd"/>
      <w:r>
        <w:rPr>
          <w:rFonts w:ascii="Times New Roman" w:hAnsi="Times New Roman" w:cs="Times New Roman"/>
          <w:sz w:val="24"/>
          <w:szCs w:val="24"/>
        </w:rPr>
        <w:t>(16, 2);</w:t>
      </w:r>
    </w:p>
    <w:p w14:paraId="396A4FDE" w14:textId="77777777" w:rsidR="005930ED" w:rsidRDefault="005930ED">
      <w:pPr>
        <w:jc w:val="both"/>
        <w:rPr>
          <w:rFonts w:ascii="Times New Roman" w:hAnsi="Times New Roman" w:cs="Times New Roman"/>
          <w:sz w:val="24"/>
          <w:szCs w:val="24"/>
        </w:rPr>
      </w:pPr>
    </w:p>
    <w:p w14:paraId="3E86BAC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51B8814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(0, Heart);</w:t>
      </w:r>
    </w:p>
    <w:p w14:paraId="2E43FC2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012D0D9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(1, Bell);</w:t>
      </w:r>
    </w:p>
    <w:p w14:paraId="386FB7F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30F0811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(2, Alien);</w:t>
      </w:r>
    </w:p>
    <w:p w14:paraId="1594AA1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034F10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(3, Check);</w:t>
      </w:r>
    </w:p>
    <w:p w14:paraId="0B2C489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3CE8C1B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(4, Speaker);</w:t>
      </w:r>
    </w:p>
    <w:p w14:paraId="485B53B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72A6AB4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(5, Sound);</w:t>
      </w:r>
    </w:p>
    <w:p w14:paraId="7F04C36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74C99B7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(6, Skull);</w:t>
      </w:r>
    </w:p>
    <w:p w14:paraId="755D011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create a new character</w:t>
      </w:r>
    </w:p>
    <w:p w14:paraId="0C007EE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(7, Lock);</w:t>
      </w:r>
    </w:p>
    <w:p w14:paraId="0A10C414" w14:textId="77777777" w:rsidR="005930ED" w:rsidRDefault="005930ED">
      <w:pPr>
        <w:jc w:val="both"/>
        <w:rPr>
          <w:rFonts w:ascii="Times New Roman" w:hAnsi="Times New Roman" w:cs="Times New Roman"/>
          <w:sz w:val="24"/>
          <w:szCs w:val="24"/>
        </w:rPr>
      </w:pPr>
    </w:p>
    <w:p w14:paraId="403EDF2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Clears the LCD screen</w:t>
      </w:r>
    </w:p>
    <w:p w14:paraId="470485C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lcd.clear</w:t>
      </w:r>
      <w:proofErr w:type="gramEnd"/>
      <w:r>
        <w:rPr>
          <w:rFonts w:ascii="Times New Roman" w:hAnsi="Times New Roman" w:cs="Times New Roman"/>
          <w:sz w:val="24"/>
          <w:szCs w:val="24"/>
        </w:rPr>
        <w:t>();</w:t>
      </w:r>
    </w:p>
    <w:p w14:paraId="138C3719" w14:textId="77777777" w:rsidR="005930ED" w:rsidRDefault="005930ED">
      <w:pPr>
        <w:jc w:val="both"/>
        <w:rPr>
          <w:rFonts w:ascii="Times New Roman" w:hAnsi="Times New Roman" w:cs="Times New Roman"/>
          <w:sz w:val="24"/>
          <w:szCs w:val="24"/>
        </w:rPr>
      </w:pPr>
    </w:p>
    <w:p w14:paraId="052A88D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 Print a message to the lcd.</w:t>
      </w:r>
    </w:p>
    <w:p w14:paraId="4BD0298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t>lcd.</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"Custom Character");</w:t>
      </w:r>
    </w:p>
    <w:p w14:paraId="0BD6B55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6F82133" w14:textId="77777777" w:rsidR="005930ED" w:rsidRDefault="005930ED">
      <w:pPr>
        <w:jc w:val="both"/>
        <w:rPr>
          <w:rFonts w:ascii="Times New Roman" w:hAnsi="Times New Roman" w:cs="Times New Roman"/>
          <w:sz w:val="24"/>
          <w:szCs w:val="24"/>
        </w:rPr>
      </w:pPr>
    </w:p>
    <w:p w14:paraId="381E83C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Print All the custom characters</w:t>
      </w:r>
    </w:p>
    <w:p w14:paraId="05B1885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w:t>
      </w:r>
    </w:p>
    <w:p w14:paraId="06C8237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
    <w:p w14:paraId="47042B2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(0, 1);</w:t>
      </w:r>
    </w:p>
    <w:p w14:paraId="05F811C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(byte(0));</w:t>
      </w:r>
    </w:p>
    <w:p w14:paraId="18CE788D" w14:textId="77777777" w:rsidR="005930ED" w:rsidRDefault="005930ED">
      <w:pPr>
        <w:jc w:val="both"/>
        <w:rPr>
          <w:rFonts w:ascii="Times New Roman" w:hAnsi="Times New Roman" w:cs="Times New Roman"/>
          <w:sz w:val="24"/>
          <w:szCs w:val="24"/>
        </w:rPr>
      </w:pPr>
    </w:p>
    <w:p w14:paraId="43F385B9"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(2, 1);</w:t>
      </w:r>
    </w:p>
    <w:p w14:paraId="705DF58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(byte(1));</w:t>
      </w:r>
    </w:p>
    <w:p w14:paraId="5FA033E6" w14:textId="77777777" w:rsidR="005930ED" w:rsidRDefault="005930ED">
      <w:pPr>
        <w:jc w:val="both"/>
        <w:rPr>
          <w:rFonts w:ascii="Times New Roman" w:hAnsi="Times New Roman" w:cs="Times New Roman"/>
          <w:sz w:val="24"/>
          <w:szCs w:val="24"/>
        </w:rPr>
      </w:pPr>
    </w:p>
    <w:p w14:paraId="1FF3D6E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(4, 1);</w:t>
      </w:r>
    </w:p>
    <w:p w14:paraId="6887EEF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(byte(2));</w:t>
      </w:r>
    </w:p>
    <w:p w14:paraId="41E6BF5D" w14:textId="77777777" w:rsidR="005930ED" w:rsidRDefault="005930ED">
      <w:pPr>
        <w:jc w:val="both"/>
        <w:rPr>
          <w:rFonts w:ascii="Times New Roman" w:hAnsi="Times New Roman" w:cs="Times New Roman"/>
          <w:sz w:val="24"/>
          <w:szCs w:val="24"/>
        </w:rPr>
      </w:pPr>
    </w:p>
    <w:p w14:paraId="4C481984"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(6, 1);</w:t>
      </w:r>
    </w:p>
    <w:p w14:paraId="0507C8C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(byte(3));</w:t>
      </w:r>
    </w:p>
    <w:p w14:paraId="16AE3C62" w14:textId="77777777" w:rsidR="005930ED" w:rsidRDefault="005930ED">
      <w:pPr>
        <w:jc w:val="both"/>
        <w:rPr>
          <w:rFonts w:ascii="Times New Roman" w:hAnsi="Times New Roman" w:cs="Times New Roman"/>
          <w:sz w:val="24"/>
          <w:szCs w:val="24"/>
        </w:rPr>
      </w:pPr>
    </w:p>
    <w:p w14:paraId="354F370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(8, 1);</w:t>
      </w:r>
    </w:p>
    <w:p w14:paraId="3AFE963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(byte(4));</w:t>
      </w:r>
    </w:p>
    <w:p w14:paraId="53D61FFD" w14:textId="77777777" w:rsidR="005930ED" w:rsidRDefault="005930ED">
      <w:pPr>
        <w:jc w:val="both"/>
        <w:rPr>
          <w:rFonts w:ascii="Times New Roman" w:hAnsi="Times New Roman" w:cs="Times New Roman"/>
          <w:sz w:val="24"/>
          <w:szCs w:val="24"/>
        </w:rPr>
      </w:pPr>
    </w:p>
    <w:p w14:paraId="5895FC7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(10, 1);</w:t>
      </w:r>
    </w:p>
    <w:p w14:paraId="0D03F72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(byte(5));</w:t>
      </w:r>
    </w:p>
    <w:p w14:paraId="6C2CEE9A" w14:textId="77777777" w:rsidR="005930ED" w:rsidRDefault="005930ED">
      <w:pPr>
        <w:jc w:val="both"/>
        <w:rPr>
          <w:rFonts w:ascii="Times New Roman" w:hAnsi="Times New Roman" w:cs="Times New Roman"/>
          <w:sz w:val="24"/>
          <w:szCs w:val="24"/>
        </w:rPr>
      </w:pPr>
    </w:p>
    <w:p w14:paraId="12CA719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(12, 1);</w:t>
      </w:r>
    </w:p>
    <w:p w14:paraId="7B73CFF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(byte(6));</w:t>
      </w:r>
    </w:p>
    <w:p w14:paraId="24FE4672" w14:textId="77777777" w:rsidR="005930ED" w:rsidRDefault="005930ED">
      <w:pPr>
        <w:jc w:val="both"/>
        <w:rPr>
          <w:rFonts w:ascii="Times New Roman" w:hAnsi="Times New Roman" w:cs="Times New Roman"/>
          <w:sz w:val="24"/>
          <w:szCs w:val="24"/>
        </w:rPr>
      </w:pPr>
    </w:p>
    <w:p w14:paraId="49E145E0"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(14, 1);</w:t>
      </w:r>
    </w:p>
    <w:p w14:paraId="624280A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(byte(7));</w:t>
      </w:r>
    </w:p>
    <w:p w14:paraId="2C4DB40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3C00169B"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After including the library, we need initialize the custom character array of eight bytes.</w:t>
      </w:r>
    </w:p>
    <w:p w14:paraId="6A701CA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byte </w:t>
      </w:r>
      <w:proofErr w:type="gramStart"/>
      <w:r>
        <w:rPr>
          <w:rFonts w:ascii="Times New Roman" w:hAnsi="Times New Roman" w:cs="Times New Roman"/>
          <w:sz w:val="24"/>
          <w:szCs w:val="24"/>
        </w:rPr>
        <w:t>Heart[</w:t>
      </w:r>
      <w:proofErr w:type="gramEnd"/>
      <w:r>
        <w:rPr>
          <w:rFonts w:ascii="Times New Roman" w:hAnsi="Times New Roman" w:cs="Times New Roman"/>
          <w:sz w:val="24"/>
          <w:szCs w:val="24"/>
        </w:rPr>
        <w:t>8] = {</w:t>
      </w:r>
    </w:p>
    <w:p w14:paraId="6A077B5E"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lastRenderedPageBreak/>
        <w:t>0b00000,</w:t>
      </w:r>
    </w:p>
    <w:p w14:paraId="3C14C367"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0b01010,</w:t>
      </w:r>
    </w:p>
    <w:p w14:paraId="039922BC"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24D63162"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0b11111,</w:t>
      </w:r>
    </w:p>
    <w:p w14:paraId="48314116"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0b01110,</w:t>
      </w:r>
    </w:p>
    <w:p w14:paraId="249AC39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0b00100,</w:t>
      </w:r>
    </w:p>
    <w:p w14:paraId="604DF5C1"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29D9EA05"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0b00000</w:t>
      </w:r>
    </w:p>
    <w:p w14:paraId="27F393CA"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w:t>
      </w:r>
    </w:p>
    <w:p w14:paraId="46797B48"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In the setup we have to create the custom character using the </w:t>
      </w:r>
      <w:proofErr w:type="gramStart"/>
      <w:r>
        <w:rPr>
          <w:rFonts w:ascii="Times New Roman" w:hAnsi="Times New Roman" w:cs="Times New Roman"/>
          <w:sz w:val="24"/>
          <w:szCs w:val="24"/>
        </w:rPr>
        <w:t>createChar(</w:t>
      </w:r>
      <w:proofErr w:type="gramEnd"/>
      <w:r>
        <w:rPr>
          <w:rFonts w:ascii="Times New Roman" w:hAnsi="Times New Roman" w:cs="Times New Roman"/>
          <w:sz w:val="24"/>
          <w:szCs w:val="24"/>
        </w:rPr>
        <w:t>) function. This function takes two parameters. The first one is a number between 0 and 7 in order to reserve one of the 8 supported custom characters. The second parameter is the name of the array of bytes.</w:t>
      </w:r>
    </w:p>
    <w:p w14:paraId="3D7B5D43"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create a new character</w:t>
      </w:r>
    </w:p>
    <w:p w14:paraId="40B5A097"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lcd.createChar</w:t>
      </w:r>
      <w:proofErr w:type="gramEnd"/>
      <w:r>
        <w:rPr>
          <w:rFonts w:ascii="Times New Roman" w:hAnsi="Times New Roman" w:cs="Times New Roman"/>
          <w:sz w:val="24"/>
          <w:szCs w:val="24"/>
        </w:rPr>
        <w:t>(0, Heart);</w:t>
      </w:r>
    </w:p>
    <w:p w14:paraId="12DEA51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Next in the loop, to display the custom character we use </w:t>
      </w:r>
      <w:proofErr w:type="gramStart"/>
      <w:r>
        <w:rPr>
          <w:rFonts w:ascii="Times New Roman" w:hAnsi="Times New Roman" w:cs="Times New Roman"/>
          <w:sz w:val="24"/>
          <w:szCs w:val="24"/>
        </w:rPr>
        <w:t>write(</w:t>
      </w:r>
      <w:proofErr w:type="gramEnd"/>
      <w:r>
        <w:rPr>
          <w:rFonts w:ascii="Times New Roman" w:hAnsi="Times New Roman" w:cs="Times New Roman"/>
          <w:sz w:val="24"/>
          <w:szCs w:val="24"/>
        </w:rPr>
        <w:t>) function and as a parameter we use the number of the character we reserved.</w:t>
      </w:r>
    </w:p>
    <w:p w14:paraId="0270FE5D" w14:textId="77777777" w:rsidR="005930ED" w:rsidRDefault="00522E1B">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byte(</w:t>
      </w:r>
      <w:proofErr w:type="gramEnd"/>
      <w:r>
        <w:rPr>
          <w:rFonts w:ascii="Times New Roman" w:hAnsi="Times New Roman" w:cs="Times New Roman"/>
          <w:sz w:val="24"/>
          <w:szCs w:val="24"/>
        </w:rPr>
        <w:t>0) represents Heart character.</w:t>
      </w:r>
    </w:p>
    <w:p w14:paraId="43DAEB6F" w14:textId="77777777" w:rsidR="005930ED" w:rsidRDefault="00522E1B">
      <w:pPr>
        <w:jc w:val="both"/>
        <w:rPr>
          <w:rFonts w:ascii="Times New Roman" w:hAnsi="Times New Roman" w:cs="Times New Roman"/>
          <w:sz w:val="24"/>
          <w:szCs w:val="24"/>
        </w:rPr>
      </w:pPr>
      <w:proofErr w:type="gramStart"/>
      <w:r>
        <w:rPr>
          <w:rFonts w:ascii="Times New Roman" w:hAnsi="Times New Roman" w:cs="Times New Roman"/>
          <w:sz w:val="24"/>
          <w:szCs w:val="24"/>
        </w:rPr>
        <w:t>lcd.write</w:t>
      </w:r>
      <w:proofErr w:type="gramEnd"/>
      <w:r>
        <w:rPr>
          <w:rFonts w:ascii="Times New Roman" w:hAnsi="Times New Roman" w:cs="Times New Roman"/>
          <w:sz w:val="24"/>
          <w:szCs w:val="24"/>
        </w:rPr>
        <w:t>(byte(0));</w:t>
      </w:r>
    </w:p>
    <w:p w14:paraId="4086DD44" w14:textId="77777777" w:rsidR="005930ED" w:rsidRDefault="00522E1B">
      <w:pPr>
        <w:rPr>
          <w:rFonts w:ascii="Times New Roman" w:hAnsi="Times New Roman" w:cs="Times New Roman"/>
        </w:rPr>
      </w:pPr>
      <w:r>
        <w:rPr>
          <w:rFonts w:ascii="Times New Roman" w:hAnsi="Times New Roman" w:cs="Times New Roman"/>
          <w:noProof/>
        </w:rPr>
        <w:drawing>
          <wp:inline distT="0" distB="0" distL="0" distR="0" wp14:anchorId="562864FF" wp14:editId="66B7812C">
            <wp:extent cx="4762500" cy="2144395"/>
            <wp:effectExtent l="0" t="0" r="7620" b="4445"/>
            <wp:docPr id="44" name="Picture 44" descr="Interfacing 16x2 LCD with Arduino Custom Character Generation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nterfacing 16x2 LCD with Arduino Custom Character Generation Program outpu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762500" cy="2144395"/>
                    </a:xfrm>
                    <a:prstGeom prst="rect">
                      <a:avLst/>
                    </a:prstGeom>
                    <a:noFill/>
                    <a:ln>
                      <a:noFill/>
                    </a:ln>
                  </pic:spPr>
                </pic:pic>
              </a:graphicData>
            </a:graphic>
          </wp:inline>
        </w:drawing>
      </w:r>
    </w:p>
    <w:p w14:paraId="10E33F51" w14:textId="77777777" w:rsidR="005930ED" w:rsidRDefault="005930ED">
      <w:pPr>
        <w:rPr>
          <w:rFonts w:ascii="Times New Roman" w:hAnsi="Times New Roman" w:cs="Times New Roman"/>
        </w:rPr>
        <w:sectPr w:rsidR="005930ED">
          <w:pgSz w:w="11906" w:h="16838"/>
          <w:pgMar w:top="1701" w:right="851" w:bottom="1701" w:left="2268" w:header="706" w:footer="706" w:gutter="0"/>
          <w:pgNumType w:start="1" w:chapStyle="1"/>
          <w:cols w:space="708"/>
          <w:titlePg/>
          <w:docGrid w:linePitch="360"/>
        </w:sectPr>
      </w:pPr>
    </w:p>
    <w:p w14:paraId="7900B015" w14:textId="77777777" w:rsidR="005930ED" w:rsidRDefault="00522E1B">
      <w:pPr>
        <w:pStyle w:val="Heading1"/>
        <w:shd w:val="clear" w:color="auto" w:fill="FFFFFF"/>
        <w:spacing w:before="0" w:after="0" w:line="240" w:lineRule="auto"/>
        <w:ind w:firstLineChars="1300" w:firstLine="3654"/>
        <w:jc w:val="both"/>
        <w:rPr>
          <w:rFonts w:ascii="Times New Roman" w:hAnsi="Times New Roman" w:cs="Times New Roman"/>
          <w:sz w:val="28"/>
          <w:szCs w:val="28"/>
        </w:rPr>
      </w:pPr>
      <w:r>
        <w:rPr>
          <w:rFonts w:ascii="Times New Roman" w:hAnsi="Times New Roman" w:cs="Times New Roman"/>
          <w:sz w:val="28"/>
          <w:szCs w:val="28"/>
        </w:rPr>
        <w:lastRenderedPageBreak/>
        <w:t>CHAPTER - 7</w:t>
      </w:r>
    </w:p>
    <w:p w14:paraId="2A701588" w14:textId="77777777" w:rsidR="005930ED" w:rsidRDefault="00522E1B">
      <w:pPr>
        <w:pStyle w:val="Heading2"/>
        <w:ind w:firstLineChars="1000" w:firstLine="2811"/>
        <w:rPr>
          <w:rFonts w:ascii="Times New Roman" w:hAnsi="Times New Roman" w:cs="Times New Roman"/>
          <w:b w:val="0"/>
          <w:bCs w:val="0"/>
          <w:color w:val="333333"/>
          <w:sz w:val="28"/>
          <w:szCs w:val="28"/>
        </w:rPr>
      </w:pPr>
      <w:r>
        <w:rPr>
          <w:rFonts w:ascii="Times New Roman" w:hAnsi="Times New Roman" w:cs="Times New Roman"/>
          <w:color w:val="333333"/>
          <w:sz w:val="28"/>
          <w:szCs w:val="28"/>
        </w:rPr>
        <w:t>REAL LIFE CONCLUSIONS</w:t>
      </w:r>
    </w:p>
    <w:p w14:paraId="28F6DEA5" w14:textId="77777777" w:rsidR="005930ED" w:rsidRDefault="00522E1B">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8"/>
        </w:rPr>
        <w:t>7.1. ADVANTAGES</w:t>
      </w:r>
    </w:p>
    <w:p w14:paraId="21C82A6C"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This is done at low cost and very economical.</w:t>
      </w:r>
    </w:p>
    <w:p w14:paraId="171039D8"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Temperature can be scanned so that when we use at hospital premises, we can have healthy and safe roaming of visitors.</w:t>
      </w:r>
    </w:p>
    <w:p w14:paraId="6487C751"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This project has a capability of counting number of visitors or persons that crossed the gate or the entrance or the exit. So that we can have a real time monitoring.</w:t>
      </w:r>
    </w:p>
    <w:p w14:paraId="47F662F0"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As we are linking this to IOT so that we can have a good monitoring and minute to minute updates.</w:t>
      </w:r>
    </w:p>
    <w:p w14:paraId="523E7C56"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We are having a IOT based application so we can monitor from our android phones itself.</w:t>
      </w:r>
    </w:p>
    <w:p w14:paraId="4234BF57"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It can replace thermal guns.</w:t>
      </w:r>
    </w:p>
    <w:p w14:paraId="7C9D4D1C"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Helps to maintain COVID Norms, by restricting the persons with high temperature. </w:t>
      </w:r>
    </w:p>
    <w:p w14:paraId="39A42994"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Easy to Implement </w:t>
      </w:r>
      <w:r>
        <w:rPr>
          <w:rFonts w:ascii="Times New Roman" w:hAnsi="Times New Roman" w:cs="Times New Roman"/>
          <w:b w:val="0"/>
          <w:bCs w:val="0"/>
          <w:color w:val="000000" w:themeColor="text1"/>
          <w:sz w:val="24"/>
          <w:szCs w:val="24"/>
          <w:lang w:val="en-US"/>
        </w:rPr>
        <w:t xml:space="preserve">near any existing entries. </w:t>
      </w:r>
    </w:p>
    <w:p w14:paraId="69DBD6B9"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lang w:val="en-US"/>
        </w:rPr>
        <w:t xml:space="preserve">Easy configuration and setup process. </w:t>
      </w:r>
    </w:p>
    <w:p w14:paraId="31C96DBF"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On-board or cloud data reporting to shield from future liability.</w:t>
      </w:r>
    </w:p>
    <w:p w14:paraId="1783F981" w14:textId="77777777" w:rsidR="005930ED" w:rsidRDefault="005930ED">
      <w:pPr>
        <w:pStyle w:val="Heading2"/>
        <w:ind w:left="720"/>
        <w:jc w:val="both"/>
        <w:rPr>
          <w:rFonts w:ascii="Times New Roman" w:hAnsi="Times New Roman" w:cs="Times New Roman"/>
          <w:color w:val="000000" w:themeColor="text1"/>
          <w:sz w:val="24"/>
          <w:szCs w:val="24"/>
        </w:rPr>
      </w:pPr>
    </w:p>
    <w:p w14:paraId="3D07776C" w14:textId="77777777" w:rsidR="005930ED" w:rsidRDefault="00522E1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7.2. LIMITATIONS</w:t>
      </w:r>
    </w:p>
    <w:p w14:paraId="627D2E7E"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Weather can affect the temperature of the human body.</w:t>
      </w:r>
    </w:p>
    <w:p w14:paraId="776D83D1"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Only measure surface temperatures and NOT the internal temperature of food or other materials.</w:t>
      </w:r>
    </w:p>
    <w:p w14:paraId="3F66E648"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Are not thought to be as highly accurate as surface probes measurements of the same.</w:t>
      </w:r>
    </w:p>
    <w:p w14:paraId="699D2DA6"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Can be temporarily affected by frost, moisture, dust, fog, smoke or other particles in the air.</w:t>
      </w:r>
    </w:p>
    <w:p w14:paraId="4DED1CCF"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By this man power can be reduced so that employment shortage will occurs.</w:t>
      </w:r>
    </w:p>
    <w:p w14:paraId="1C77136F" w14:textId="77777777" w:rsidR="005930ED" w:rsidRDefault="00522E1B">
      <w:pPr>
        <w:pStyle w:val="Heading2"/>
        <w:numPr>
          <w:ilvl w:val="0"/>
          <w:numId w:val="1"/>
        </w:numPr>
        <w:jc w:val="both"/>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rPr>
        <w:t>Distance can affect the IR scanner(temperature).</w:t>
      </w:r>
    </w:p>
    <w:p w14:paraId="1F3141D3"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Allow only Low Temperature (Below 98.5F) person to enter the Premises</w:t>
      </w:r>
      <w:r>
        <w:rPr>
          <w:rFonts w:ascii="Times New Roman" w:hAnsi="Times New Roman" w:cs="Times New Roman"/>
          <w:b w:val="0"/>
          <w:bCs w:val="0"/>
          <w:color w:val="000000" w:themeColor="text1"/>
          <w:sz w:val="24"/>
          <w:szCs w:val="24"/>
          <w:lang w:val="en-US"/>
        </w:rPr>
        <w:t>.</w:t>
      </w:r>
    </w:p>
    <w:p w14:paraId="3FB6ED7B" w14:textId="77777777" w:rsidR="005930ED" w:rsidRDefault="00522E1B">
      <w:pPr>
        <w:pStyle w:val="Heading2"/>
        <w:numPr>
          <w:ilvl w:val="0"/>
          <w:numId w:val="1"/>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lang w:val="en-US"/>
        </w:rPr>
        <w:lastRenderedPageBreak/>
        <w:t>Can be used only inside not outside.</w:t>
      </w:r>
    </w:p>
    <w:p w14:paraId="67C15981" w14:textId="77777777" w:rsidR="005930ED" w:rsidRDefault="005930ED">
      <w:pPr>
        <w:pStyle w:val="Heading2"/>
        <w:jc w:val="both"/>
        <w:rPr>
          <w:rFonts w:ascii="Times New Roman" w:hAnsi="Times New Roman" w:cs="Times New Roman"/>
          <w:b w:val="0"/>
          <w:bCs w:val="0"/>
          <w:color w:val="000000" w:themeColor="text1"/>
          <w:sz w:val="24"/>
          <w:szCs w:val="24"/>
        </w:rPr>
      </w:pPr>
    </w:p>
    <w:p w14:paraId="7F939130" w14:textId="77777777" w:rsidR="005930ED" w:rsidRDefault="00522E1B">
      <w:pPr>
        <w:pStyle w:val="Heading2"/>
        <w:jc w:val="both"/>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8"/>
          <w:szCs w:val="28"/>
        </w:rPr>
        <w:t>7.3. APPLICATIONS</w:t>
      </w:r>
    </w:p>
    <w:p w14:paraId="5B35CAC8" w14:textId="77777777" w:rsidR="005930ED" w:rsidRDefault="00522E1B">
      <w:pPr>
        <w:pStyle w:val="Heading2"/>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There are some real time applications the we use our project or circuit to make our premises better.</w:t>
      </w:r>
    </w:p>
    <w:p w14:paraId="39B14DAC"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This can be implemented at schools, colleges, educational institutions, railway stations, bus stations, airports Restaurants, hotels…etc</w:t>
      </w:r>
    </w:p>
    <w:p w14:paraId="61FD925A"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This can be more useful where there are a greater number of public gatherings and crowded places.</w:t>
      </w:r>
    </w:p>
    <w:p w14:paraId="57E482DA"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This automated temperature scanning and entry opening system can be more useful and needed when the person who checks our temperature with a thermal gun is not well trained.</w:t>
      </w:r>
    </w:p>
    <w:p w14:paraId="747CBE35"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 This automated project can be used to reduce the manual scanning system in the large crowds.</w:t>
      </w:r>
    </w:p>
    <w:p w14:paraId="7099EF5C"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There will warning beeps so that it can alert people and prevent the entry or exit.</w:t>
      </w:r>
    </w:p>
    <w:p w14:paraId="5C80A337" w14:textId="77777777" w:rsidR="005930ED" w:rsidRDefault="00522E1B">
      <w:pPr>
        <w:pStyle w:val="Heading2"/>
        <w:numPr>
          <w:ilvl w:val="0"/>
          <w:numId w:val="2"/>
        </w:numPr>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Easily accessed by the user as it is linked to android application.</w:t>
      </w:r>
    </w:p>
    <w:p w14:paraId="4E026C7E" w14:textId="77777777" w:rsidR="005930ED" w:rsidRDefault="00522E1B">
      <w:pPr>
        <w:pStyle w:val="ListParagraph"/>
        <w:numPr>
          <w:ilvl w:val="0"/>
          <w:numId w:val="2"/>
        </w:numPr>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4"/>
          <w:szCs w:val="24"/>
        </w:rPr>
        <w:t>Self-servicing, no secondary temperature taker required.</w:t>
      </w:r>
    </w:p>
    <w:p w14:paraId="4E08ECBF" w14:textId="77777777" w:rsidR="005930ED" w:rsidRDefault="00522E1B">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Screening for employee health to keep sick people home and building safety and employee well being.</w:t>
      </w:r>
    </w:p>
    <w:p w14:paraId="476F4676" w14:textId="77777777" w:rsidR="005930ED" w:rsidRDefault="00522E1B">
      <w:pPr>
        <w:pStyle w:val="ListParagraph"/>
        <w:numPr>
          <w:ilvl w:val="0"/>
          <w:numId w:val="2"/>
        </w:numPr>
        <w:jc w:val="both"/>
        <w:rPr>
          <w:rFonts w:ascii="Times New Roman" w:hAnsi="Times New Roman" w:cs="Times New Roman"/>
          <w:sz w:val="24"/>
          <w:szCs w:val="24"/>
        </w:rPr>
      </w:pPr>
      <w:r>
        <w:rPr>
          <w:rFonts w:ascii="Times New Roman" w:hAnsi="Times New Roman" w:cs="Times New Roman"/>
          <w:color w:val="000000" w:themeColor="text1"/>
          <w:sz w:val="24"/>
          <w:szCs w:val="24"/>
        </w:rPr>
        <w:t>According to the FDA, automated thermal scanning may help reduce cross-contamination and the risk of spreading diseases, as opposed to traditional infrared thermometers. They are easy to clean and use, making them accessible and safe for many people, not just trained medical professionals. however, often refers to a thermometer that uses infrared but must be operated by a person, which is less safe and pulls staff away from their work.</w:t>
      </w:r>
    </w:p>
    <w:p w14:paraId="12EEE600" w14:textId="77777777" w:rsidR="005930ED" w:rsidRDefault="00522E1B">
      <w:pPr>
        <w:pStyle w:val="ListParagraph"/>
        <w:numPr>
          <w:ilvl w:val="0"/>
          <w:numId w:val="2"/>
        </w:numPr>
        <w:jc w:val="both"/>
        <w:rPr>
          <w:rFonts w:ascii="Times New Roman" w:hAnsi="Times New Roman" w:cs="Times New Roman"/>
          <w:sz w:val="24"/>
          <w:szCs w:val="24"/>
        </w:rPr>
      </w:pPr>
      <w:r>
        <w:rPr>
          <w:rFonts w:ascii="Times New Roman" w:hAnsi="Times New Roman" w:cs="Times New Roman"/>
          <w:color w:val="000000" w:themeColor="text1"/>
          <w:sz w:val="24"/>
          <w:szCs w:val="24"/>
        </w:rPr>
        <w:t>The biggest issue with manual scanning system is that the operator must bring the thermometer relatively close to the person being scanned, usually within a few inches. They may be too close to maintain appropriate safety and social distancing measures. Even with proper personal protective equipment, this puts both parties at unnecessary risk. With an automated, touch less temperature screening machine, there is no other human involved. There isn’t even an item to touch. It is fully contact less, allowing workers and customers to abide by social distancing and stay safer.</w:t>
      </w:r>
    </w:p>
    <w:p w14:paraId="71FA4C43" w14:textId="77777777" w:rsidR="005930ED" w:rsidRDefault="00522E1B">
      <w:pPr>
        <w:jc w:val="center"/>
        <w:rPr>
          <w:rFonts w:ascii="Times New Roman" w:hAnsi="Times New Roman" w:cs="Times New Roman"/>
          <w:b/>
          <w:bCs/>
          <w:color w:val="333333"/>
          <w:sz w:val="24"/>
          <w:szCs w:val="24"/>
        </w:rPr>
        <w:sectPr w:rsidR="005930ED">
          <w:pgSz w:w="11906" w:h="16838"/>
          <w:pgMar w:top="1440" w:right="1440" w:bottom="1440" w:left="1440" w:header="708" w:footer="708" w:gutter="0"/>
          <w:cols w:space="708"/>
          <w:docGrid w:linePitch="360"/>
        </w:sectPr>
      </w:pPr>
      <w:r>
        <w:rPr>
          <w:rFonts w:ascii="Times New Roman" w:hAnsi="Times New Roman" w:cs="Times New Roman"/>
          <w:b/>
          <w:bCs/>
          <w:color w:val="333333"/>
          <w:sz w:val="24"/>
          <w:szCs w:val="24"/>
        </w:rPr>
        <w:br w:type="page"/>
      </w:r>
    </w:p>
    <w:p w14:paraId="2A4CA45F" w14:textId="77777777" w:rsidR="005930ED" w:rsidRDefault="005930ED">
      <w:pPr>
        <w:spacing w:after="0" w:line="240" w:lineRule="auto"/>
        <w:jc w:val="center"/>
        <w:rPr>
          <w:rFonts w:ascii="Times New Roman" w:hAnsi="Times New Roman" w:cs="Times New Roman"/>
          <w:b/>
          <w:sz w:val="28"/>
          <w:szCs w:val="28"/>
        </w:rPr>
      </w:pPr>
    </w:p>
    <w:p w14:paraId="594A9811" w14:textId="77777777" w:rsidR="005930ED" w:rsidRDefault="00522E1B">
      <w:pPr>
        <w:shd w:val="clear" w:color="auto" w:fill="FFFFFF"/>
        <w:spacing w:after="0" w:line="240" w:lineRule="auto"/>
        <w:ind w:firstLineChars="1300" w:firstLine="3654"/>
        <w:rPr>
          <w:rFonts w:ascii="Times New Roman" w:hAnsi="Times New Roman" w:cs="Times New Roman"/>
          <w:b/>
          <w:bCs/>
          <w:color w:val="333333"/>
          <w:sz w:val="24"/>
          <w:szCs w:val="24"/>
        </w:rPr>
      </w:pPr>
      <w:r>
        <w:rPr>
          <w:rFonts w:ascii="Times New Roman" w:hAnsi="Times New Roman" w:cs="Times New Roman"/>
          <w:b/>
          <w:bCs/>
          <w:color w:val="333333"/>
          <w:sz w:val="28"/>
          <w:szCs w:val="28"/>
        </w:rPr>
        <w:t>REFERENCES</w:t>
      </w:r>
    </w:p>
    <w:p w14:paraId="1DB8AFED" w14:textId="77777777" w:rsidR="005930ED" w:rsidRDefault="00522E1B">
      <w:pPr>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Gostic, K.M. Gomez, A.C.R., Mummah, R.O., Kucharski, A.J., Lloyd-Smith </w:t>
      </w:r>
      <w:proofErr w:type="gramStart"/>
      <w:r>
        <w:rPr>
          <w:rFonts w:ascii="Times New Roman" w:hAnsi="Times New Roman" w:cs="Times New Roman"/>
          <w:color w:val="000000" w:themeColor="text1"/>
          <w:sz w:val="24"/>
          <w:szCs w:val="24"/>
        </w:rPr>
        <w:t>J.O</w:t>
      </w:r>
      <w:proofErr w:type="gramEnd"/>
      <w:hyperlink r:id="rId78" w:history="1">
        <w:r>
          <w:rPr>
            <w:rStyle w:val="Hyperlink"/>
            <w:rFonts w:ascii="Times New Roman" w:hAnsi="Times New Roman" w:cs="Times New Roman"/>
            <w:color w:val="000000" w:themeColor="text1"/>
            <w:sz w:val="24"/>
            <w:szCs w:val="24"/>
          </w:rPr>
          <w:t>., Estimated effectiveness of symptom and risk screening to prevent the spread of COVID-19.</w:t>
        </w:r>
      </w:hyperlink>
      <w:r>
        <w:rPr>
          <w:rFonts w:ascii="Times New Roman" w:hAnsi="Times New Roman" w:cs="Times New Roman"/>
          <w:color w:val="000000" w:themeColor="text1"/>
          <w:sz w:val="24"/>
          <w:szCs w:val="24"/>
        </w:rPr>
        <w:t> eLife, 2020. 9 e55570</w:t>
      </w:r>
    </w:p>
    <w:p w14:paraId="5141D237" w14:textId="77777777" w:rsidR="005930ED" w:rsidRDefault="00522E1B">
      <w:pPr>
        <w:numPr>
          <w:ilvl w:val="0"/>
          <w:numId w:val="3"/>
        </w:numPr>
        <w:shd w:val="clear" w:color="auto" w:fill="FFFFFF"/>
        <w:spacing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Quilty, B.J. and S. Clifford, </w:t>
      </w:r>
      <w:hyperlink r:id="rId79" w:history="1">
        <w:r>
          <w:rPr>
            <w:rStyle w:val="Hyperlink"/>
            <w:rFonts w:ascii="Times New Roman" w:hAnsi="Times New Roman" w:cs="Times New Roman"/>
            <w:color w:val="000000" w:themeColor="text1"/>
            <w:sz w:val="24"/>
            <w:szCs w:val="24"/>
          </w:rPr>
          <w:t>Effectiveness of airport screening at detecting travellers infected with novel coronavirus (2019-nCoV)</w:t>
        </w:r>
      </w:hyperlink>
      <w:hyperlink r:id="rId80" w:history="1">
        <w:r>
          <w:rPr>
            <w:rStyle w:val="sr-only"/>
            <w:rFonts w:ascii="Times New Roman" w:hAnsi="Times New Roman" w:cs="Times New Roman"/>
            <w:color w:val="000000" w:themeColor="text1"/>
            <w:sz w:val="24"/>
            <w:szCs w:val="24"/>
          </w:rPr>
          <w:t>External Link Disclaimer</w:t>
        </w:r>
      </w:hyperlink>
      <w:r>
        <w:rPr>
          <w:rFonts w:ascii="Times New Roman" w:hAnsi="Times New Roman" w:cs="Times New Roman"/>
          <w:color w:val="000000" w:themeColor="text1"/>
          <w:sz w:val="24"/>
          <w:szCs w:val="24"/>
        </w:rPr>
        <w:t>. Euro Surveillance, 2020. 25(5).</w:t>
      </w:r>
    </w:p>
    <w:p w14:paraId="652A6DE2" w14:textId="77777777" w:rsidR="005930ED" w:rsidRDefault="00522E1B">
      <w:pPr>
        <w:numPr>
          <w:ilvl w:val="0"/>
          <w:numId w:val="3"/>
        </w:numPr>
        <w:shd w:val="clear" w:color="auto" w:fill="FFFFFF"/>
        <w:spacing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Hewlett, A.L., et al., </w:t>
      </w:r>
      <w:hyperlink r:id="rId81" w:history="1">
        <w:r>
          <w:rPr>
            <w:rStyle w:val="Hyperlink"/>
            <w:rFonts w:ascii="Times New Roman" w:hAnsi="Times New Roman" w:cs="Times New Roman"/>
            <w:color w:val="000000" w:themeColor="text1"/>
            <w:sz w:val="24"/>
            <w:szCs w:val="24"/>
          </w:rPr>
          <w:t>Evaluation of an infrared thermal detection system for fever recognition during the H1N1 influenza pandemic.</w:t>
        </w:r>
      </w:hyperlink>
      <w:hyperlink r:id="rId82" w:history="1">
        <w:r>
          <w:rPr>
            <w:rStyle w:val="sr-only"/>
            <w:rFonts w:ascii="Times New Roman" w:hAnsi="Times New Roman" w:cs="Times New Roman"/>
            <w:color w:val="000000" w:themeColor="text1"/>
            <w:sz w:val="24"/>
            <w:szCs w:val="24"/>
          </w:rPr>
          <w:t>External Link Disclaimer</w:t>
        </w:r>
      </w:hyperlink>
      <w:r>
        <w:rPr>
          <w:rFonts w:ascii="Times New Roman" w:hAnsi="Times New Roman" w:cs="Times New Roman"/>
          <w:color w:val="000000" w:themeColor="text1"/>
          <w:sz w:val="24"/>
          <w:szCs w:val="24"/>
        </w:rPr>
        <w:t> Infection Control &amp; Hospital Epidemiology, 2011. 32(5): p. 504-506.</w:t>
      </w:r>
    </w:p>
    <w:p w14:paraId="27C65224" w14:textId="77777777" w:rsidR="005930ED" w:rsidRDefault="00522E1B">
      <w:pPr>
        <w:numPr>
          <w:ilvl w:val="0"/>
          <w:numId w:val="3"/>
        </w:numPr>
        <w:shd w:val="clear" w:color="auto" w:fill="FFFFFF"/>
        <w:spacing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Priest, P.C., et al., </w:t>
      </w:r>
      <w:hyperlink r:id="rId83" w:history="1">
        <w:r>
          <w:rPr>
            <w:rStyle w:val="Hyperlink"/>
            <w:rFonts w:ascii="Times New Roman" w:hAnsi="Times New Roman" w:cs="Times New Roman"/>
            <w:color w:val="000000" w:themeColor="text1"/>
            <w:sz w:val="24"/>
            <w:szCs w:val="24"/>
          </w:rPr>
          <w:t>Thermal Image Scanning for Influenza Border Screening: Results of an Airport Screening Study.</w:t>
        </w:r>
      </w:hyperlink>
      <w:hyperlink r:id="rId84" w:history="1">
        <w:r>
          <w:rPr>
            <w:rStyle w:val="sr-only"/>
            <w:rFonts w:ascii="Times New Roman" w:hAnsi="Times New Roman" w:cs="Times New Roman"/>
            <w:color w:val="000000" w:themeColor="text1"/>
            <w:sz w:val="24"/>
            <w:szCs w:val="24"/>
          </w:rPr>
          <w:t>External Link Disclaimer</w:t>
        </w:r>
      </w:hyperlink>
      <w:r>
        <w:rPr>
          <w:rFonts w:ascii="Times New Roman" w:hAnsi="Times New Roman" w:cs="Times New Roman"/>
          <w:color w:val="000000" w:themeColor="text1"/>
          <w:sz w:val="24"/>
          <w:szCs w:val="24"/>
        </w:rPr>
        <w:t> Plos One, 2011. 6(1): p. e14490.</w:t>
      </w:r>
    </w:p>
    <w:p w14:paraId="7E49FD26" w14:textId="77777777" w:rsidR="005930ED" w:rsidRDefault="00522E1B">
      <w:pPr>
        <w:numPr>
          <w:ilvl w:val="0"/>
          <w:numId w:val="3"/>
        </w:numPr>
        <w:shd w:val="clear" w:color="auto" w:fill="FFFFFF"/>
        <w:spacing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Tay, M., et al., </w:t>
      </w:r>
      <w:hyperlink r:id="rId85" w:history="1">
        <w:r>
          <w:rPr>
            <w:rStyle w:val="Hyperlink"/>
            <w:rFonts w:ascii="Times New Roman" w:hAnsi="Times New Roman" w:cs="Times New Roman"/>
            <w:color w:val="000000" w:themeColor="text1"/>
            <w:sz w:val="24"/>
            <w:szCs w:val="24"/>
          </w:rPr>
          <w:t>Comparison of Infrared Thermal Detection Systems for mass fever screening in a tropical healthcare setting</w:t>
        </w:r>
      </w:hyperlink>
      <w:hyperlink r:id="rId86" w:history="1">
        <w:r>
          <w:rPr>
            <w:rStyle w:val="sr-only"/>
            <w:rFonts w:ascii="Times New Roman" w:hAnsi="Times New Roman" w:cs="Times New Roman"/>
            <w:color w:val="000000" w:themeColor="text1"/>
            <w:sz w:val="24"/>
            <w:szCs w:val="24"/>
          </w:rPr>
          <w:t>External Link Disclaimer</w:t>
        </w:r>
      </w:hyperlink>
      <w:r>
        <w:rPr>
          <w:rFonts w:ascii="Times New Roman" w:hAnsi="Times New Roman" w:cs="Times New Roman"/>
          <w:color w:val="000000" w:themeColor="text1"/>
          <w:sz w:val="24"/>
          <w:szCs w:val="24"/>
        </w:rPr>
        <w:t>. Public health, 2015. 129(11): p. 1471-1478.</w:t>
      </w:r>
    </w:p>
    <w:p w14:paraId="7781A558" w14:textId="77777777" w:rsidR="005930ED" w:rsidRDefault="00522E1B">
      <w:pPr>
        <w:numPr>
          <w:ilvl w:val="0"/>
          <w:numId w:val="3"/>
        </w:numPr>
        <w:shd w:val="clear" w:color="auto" w:fill="FFFFFF"/>
        <w:spacing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Chan, L., et al., </w:t>
      </w:r>
      <w:hyperlink r:id="rId87" w:history="1">
        <w:r>
          <w:rPr>
            <w:rStyle w:val="Hyperlink"/>
            <w:rFonts w:ascii="Times New Roman" w:hAnsi="Times New Roman" w:cs="Times New Roman"/>
            <w:color w:val="000000" w:themeColor="text1"/>
            <w:sz w:val="24"/>
            <w:szCs w:val="24"/>
          </w:rPr>
          <w:t>Utility of infrared thermography for screening febrile subjects.</w:t>
        </w:r>
      </w:hyperlink>
      <w:hyperlink r:id="rId88" w:history="1">
        <w:r>
          <w:rPr>
            <w:rStyle w:val="sr-only"/>
            <w:rFonts w:ascii="Times New Roman" w:hAnsi="Times New Roman" w:cs="Times New Roman"/>
            <w:color w:val="000000" w:themeColor="text1"/>
            <w:sz w:val="24"/>
            <w:szCs w:val="24"/>
          </w:rPr>
          <w:t>External Link Disclaimer</w:t>
        </w:r>
      </w:hyperlink>
      <w:r>
        <w:rPr>
          <w:rFonts w:ascii="Times New Roman" w:hAnsi="Times New Roman" w:cs="Times New Roman"/>
          <w:color w:val="000000" w:themeColor="text1"/>
          <w:sz w:val="24"/>
          <w:szCs w:val="24"/>
        </w:rPr>
        <w:t> Hong Kong Medical Journal, 2013. 19(2): p. 109-115.</w:t>
      </w:r>
    </w:p>
    <w:p w14:paraId="43B11BA0" w14:textId="77777777" w:rsidR="005930ED" w:rsidRDefault="00522E1B">
      <w:pPr>
        <w:numPr>
          <w:ilvl w:val="0"/>
          <w:numId w:val="3"/>
        </w:numPr>
        <w:shd w:val="clear" w:color="auto" w:fill="FFFFFF"/>
        <w:spacing w:before="100"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Nguyen, A.V., et al., </w:t>
      </w:r>
      <w:hyperlink r:id="rId89" w:history="1">
        <w:r>
          <w:rPr>
            <w:rStyle w:val="Hyperlink"/>
            <w:rFonts w:ascii="Times New Roman" w:hAnsi="Times New Roman" w:cs="Times New Roman"/>
            <w:color w:val="000000" w:themeColor="text1"/>
            <w:sz w:val="24"/>
            <w:szCs w:val="24"/>
          </w:rPr>
          <w:t>Comparison of 3 infrared thermal detection systems and self-report for mass fever screening.</w:t>
        </w:r>
      </w:hyperlink>
      <w:r>
        <w:rPr>
          <w:rFonts w:ascii="Times New Roman" w:hAnsi="Times New Roman" w:cs="Times New Roman"/>
          <w:color w:val="000000" w:themeColor="text1"/>
          <w:sz w:val="24"/>
          <w:szCs w:val="24"/>
        </w:rPr>
        <w:t> Emerging Infectious Diseases, 2010. 16(11): p. 1710-1717.</w:t>
      </w:r>
    </w:p>
    <w:p w14:paraId="7C7DB04C" w14:textId="77777777" w:rsidR="005930ED" w:rsidRDefault="00522E1B">
      <w:pPr>
        <w:numPr>
          <w:ilvl w:val="0"/>
          <w:numId w:val="3"/>
        </w:numPr>
        <w:shd w:val="clear" w:color="auto" w:fill="FFFFFF"/>
        <w:spacing w:before="100"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Mouchtouri, V.A., et al., </w:t>
      </w:r>
      <w:hyperlink r:id="rId90" w:history="1">
        <w:r>
          <w:rPr>
            <w:rStyle w:val="Hyperlink"/>
            <w:rFonts w:ascii="Times New Roman" w:hAnsi="Times New Roman" w:cs="Times New Roman"/>
            <w:color w:val="000000" w:themeColor="text1"/>
            <w:sz w:val="24"/>
            <w:szCs w:val="24"/>
          </w:rPr>
          <w:t>Exit and entry screening practices for infectious diseases among travelers at points of entry: looking for evidence on public health impact</w:t>
        </w:r>
      </w:hyperlink>
      <w:r>
        <w:rPr>
          <w:rFonts w:ascii="Times New Roman" w:hAnsi="Times New Roman" w:cs="Times New Roman"/>
          <w:color w:val="000000" w:themeColor="text1"/>
          <w:sz w:val="24"/>
          <w:szCs w:val="24"/>
        </w:rPr>
        <w:t>. International Journal of Environmental Research and Public Health, 2019. 16(23): p. 4638.</w:t>
      </w:r>
    </w:p>
    <w:p w14:paraId="7CE15861" w14:textId="77777777" w:rsidR="005930ED" w:rsidRDefault="00522E1B">
      <w:pPr>
        <w:numPr>
          <w:ilvl w:val="0"/>
          <w:numId w:val="3"/>
        </w:numPr>
        <w:shd w:val="clear" w:color="auto" w:fill="FFFFFF"/>
        <w:spacing w:before="100"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Bitar, D., A. Goubar, and J. Desenclos, </w:t>
      </w:r>
      <w:hyperlink r:id="rId91" w:history="1">
        <w:r>
          <w:rPr>
            <w:rStyle w:val="Hyperlink"/>
            <w:rFonts w:ascii="Times New Roman" w:hAnsi="Times New Roman" w:cs="Times New Roman"/>
            <w:color w:val="000000" w:themeColor="text1"/>
            <w:sz w:val="24"/>
            <w:szCs w:val="24"/>
          </w:rPr>
          <w:t>International travels and fever screening during epidemics: a literature review on the effectiveness and potential use of non-contact infrared thermometers.</w:t>
        </w:r>
      </w:hyperlink>
      <w:r>
        <w:rPr>
          <w:rFonts w:ascii="Times New Roman" w:hAnsi="Times New Roman" w:cs="Times New Roman"/>
          <w:color w:val="000000" w:themeColor="text1"/>
          <w:sz w:val="24"/>
          <w:szCs w:val="24"/>
        </w:rPr>
        <w:t> Euro Surveillance, 2009. 14(6): p. 19115.</w:t>
      </w:r>
    </w:p>
    <w:p w14:paraId="6C087C58" w14:textId="77777777" w:rsidR="005930ED" w:rsidRDefault="00522E1B">
      <w:pPr>
        <w:numPr>
          <w:ilvl w:val="0"/>
          <w:numId w:val="3"/>
        </w:numPr>
        <w:shd w:val="clear" w:color="auto" w:fill="FFFFFF"/>
        <w:spacing w:before="100"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Liu, C.-C., R.-E. Chang, and W.-C. Chang, </w:t>
      </w:r>
      <w:hyperlink r:id="rId92" w:history="1">
        <w:r>
          <w:rPr>
            <w:rStyle w:val="Hyperlink"/>
            <w:rFonts w:ascii="Times New Roman" w:hAnsi="Times New Roman" w:cs="Times New Roman"/>
            <w:color w:val="000000" w:themeColor="text1"/>
            <w:sz w:val="24"/>
            <w:szCs w:val="24"/>
          </w:rPr>
          <w:t>Limitations of forehead infrared body temperature detection for fever screening for severe acute respiratory syndrome</w:t>
        </w:r>
      </w:hyperlink>
      <w:r>
        <w:rPr>
          <w:rFonts w:ascii="Times New Roman" w:hAnsi="Times New Roman" w:cs="Times New Roman"/>
          <w:color w:val="000000" w:themeColor="text1"/>
          <w:sz w:val="24"/>
          <w:szCs w:val="24"/>
        </w:rPr>
        <w:t>. Infection Control &amp; Hospital Epidemiology, 2004. 25(12): p. 1109-1111.</w:t>
      </w:r>
    </w:p>
    <w:p w14:paraId="1C972698" w14:textId="77777777" w:rsidR="005930ED" w:rsidRDefault="00522E1B">
      <w:pPr>
        <w:numPr>
          <w:ilvl w:val="0"/>
          <w:numId w:val="3"/>
        </w:numPr>
        <w:shd w:val="clear" w:color="auto" w:fill="FFFFFF"/>
        <w:spacing w:before="100" w:beforeAutospacing="1"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Fletcher, T., et al., </w:t>
      </w:r>
      <w:hyperlink r:id="rId93" w:history="1">
        <w:r>
          <w:rPr>
            <w:rStyle w:val="Hyperlink"/>
            <w:rFonts w:ascii="Times New Roman" w:hAnsi="Times New Roman" w:cs="Times New Roman"/>
            <w:color w:val="000000" w:themeColor="text1"/>
            <w:sz w:val="24"/>
            <w:szCs w:val="24"/>
          </w:rPr>
          <w:t>Comparison of non-contact infrared skin thermometers</w:t>
        </w:r>
      </w:hyperlink>
      <w:r>
        <w:rPr>
          <w:rFonts w:ascii="Times New Roman" w:hAnsi="Times New Roman" w:cs="Times New Roman"/>
          <w:color w:val="000000" w:themeColor="text1"/>
          <w:sz w:val="24"/>
          <w:szCs w:val="24"/>
        </w:rPr>
        <w:t>. Journal of medical engineering &amp; technology, 2018. 42(2): p. 65-71.</w:t>
      </w:r>
    </w:p>
    <w:sectPr w:rsidR="005930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776A5" w14:textId="77777777" w:rsidR="009B3855" w:rsidRDefault="009B3855">
      <w:pPr>
        <w:spacing w:line="240" w:lineRule="auto"/>
      </w:pPr>
      <w:r>
        <w:separator/>
      </w:r>
    </w:p>
  </w:endnote>
  <w:endnote w:type="continuationSeparator" w:id="0">
    <w:p w14:paraId="5E24816A" w14:textId="77777777" w:rsidR="009B3855" w:rsidRDefault="009B3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40E9B" w14:textId="77777777" w:rsidR="00522E1B" w:rsidRDefault="00522E1B">
    <w:pPr>
      <w:pStyle w:val="Footer"/>
      <w:jc w:val="center"/>
    </w:pPr>
  </w:p>
  <w:p w14:paraId="1D212F78" w14:textId="77777777" w:rsidR="00522E1B" w:rsidRDefault="00522E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E10F2" w14:textId="77777777" w:rsidR="00522E1B" w:rsidRDefault="00522E1B">
    <w:pPr>
      <w:pStyle w:val="Footer"/>
      <w:jc w:val="center"/>
    </w:pPr>
  </w:p>
  <w:p w14:paraId="403CFCBD" w14:textId="77777777" w:rsidR="00522E1B" w:rsidRDefault="00522E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7506A" w14:textId="77777777" w:rsidR="00522E1B" w:rsidRDefault="00522E1B">
    <w:pPr>
      <w:pStyle w:val="Footer"/>
      <w:rPr>
        <w:b/>
        <w:bCs/>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27D45" w14:textId="77777777" w:rsidR="009B3855" w:rsidRDefault="009B3855">
      <w:pPr>
        <w:spacing w:after="0" w:line="240" w:lineRule="auto"/>
      </w:pPr>
      <w:r>
        <w:separator/>
      </w:r>
    </w:p>
  </w:footnote>
  <w:footnote w:type="continuationSeparator" w:id="0">
    <w:p w14:paraId="644D2F17" w14:textId="77777777" w:rsidR="009B3855" w:rsidRDefault="009B3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46B07"/>
    <w:multiLevelType w:val="multilevel"/>
    <w:tmpl w:val="19946B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00B7B60"/>
    <w:multiLevelType w:val="multilevel"/>
    <w:tmpl w:val="200B7B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A0144A0"/>
    <w:multiLevelType w:val="multilevel"/>
    <w:tmpl w:val="4A0144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8D1"/>
    <w:rsid w:val="00000AE5"/>
    <w:rsid w:val="0000133C"/>
    <w:rsid w:val="000026A0"/>
    <w:rsid w:val="00002706"/>
    <w:rsid w:val="0000279A"/>
    <w:rsid w:val="00003CC1"/>
    <w:rsid w:val="00005037"/>
    <w:rsid w:val="00010D15"/>
    <w:rsid w:val="00011D05"/>
    <w:rsid w:val="00012396"/>
    <w:rsid w:val="00013FF8"/>
    <w:rsid w:val="00014576"/>
    <w:rsid w:val="00014751"/>
    <w:rsid w:val="00015D73"/>
    <w:rsid w:val="00016A58"/>
    <w:rsid w:val="000176F6"/>
    <w:rsid w:val="00017C18"/>
    <w:rsid w:val="00024354"/>
    <w:rsid w:val="00024670"/>
    <w:rsid w:val="000249B6"/>
    <w:rsid w:val="000260A6"/>
    <w:rsid w:val="0003279D"/>
    <w:rsid w:val="0003485B"/>
    <w:rsid w:val="0003569B"/>
    <w:rsid w:val="0003622C"/>
    <w:rsid w:val="00037FBA"/>
    <w:rsid w:val="00041234"/>
    <w:rsid w:val="00041C14"/>
    <w:rsid w:val="00042B26"/>
    <w:rsid w:val="000437E3"/>
    <w:rsid w:val="00052A88"/>
    <w:rsid w:val="00052F80"/>
    <w:rsid w:val="0005672F"/>
    <w:rsid w:val="00056F8F"/>
    <w:rsid w:val="0006269C"/>
    <w:rsid w:val="000644E5"/>
    <w:rsid w:val="00066CAF"/>
    <w:rsid w:val="00070374"/>
    <w:rsid w:val="000735DB"/>
    <w:rsid w:val="00075E30"/>
    <w:rsid w:val="00081E2D"/>
    <w:rsid w:val="00083BEA"/>
    <w:rsid w:val="00084A69"/>
    <w:rsid w:val="0008598A"/>
    <w:rsid w:val="000862B6"/>
    <w:rsid w:val="00086ED2"/>
    <w:rsid w:val="00090393"/>
    <w:rsid w:val="00091A0E"/>
    <w:rsid w:val="00092ADF"/>
    <w:rsid w:val="000933AA"/>
    <w:rsid w:val="000951A6"/>
    <w:rsid w:val="000A207B"/>
    <w:rsid w:val="000A77BF"/>
    <w:rsid w:val="000B1035"/>
    <w:rsid w:val="000B18FC"/>
    <w:rsid w:val="000B2739"/>
    <w:rsid w:val="000B4724"/>
    <w:rsid w:val="000C1E5F"/>
    <w:rsid w:val="000C4B39"/>
    <w:rsid w:val="000C5862"/>
    <w:rsid w:val="000C596C"/>
    <w:rsid w:val="000C6778"/>
    <w:rsid w:val="000C6882"/>
    <w:rsid w:val="000C6E02"/>
    <w:rsid w:val="000C7906"/>
    <w:rsid w:val="000D1B07"/>
    <w:rsid w:val="000D514F"/>
    <w:rsid w:val="000D5B3E"/>
    <w:rsid w:val="000D63CE"/>
    <w:rsid w:val="000D789D"/>
    <w:rsid w:val="000E1633"/>
    <w:rsid w:val="000E3551"/>
    <w:rsid w:val="000E5DAC"/>
    <w:rsid w:val="000F133A"/>
    <w:rsid w:val="000F48BE"/>
    <w:rsid w:val="000F70E6"/>
    <w:rsid w:val="00103450"/>
    <w:rsid w:val="00103D3A"/>
    <w:rsid w:val="00113271"/>
    <w:rsid w:val="001139AB"/>
    <w:rsid w:val="00114BA2"/>
    <w:rsid w:val="0011560A"/>
    <w:rsid w:val="001176E4"/>
    <w:rsid w:val="00121AE4"/>
    <w:rsid w:val="00131414"/>
    <w:rsid w:val="0013292F"/>
    <w:rsid w:val="00140056"/>
    <w:rsid w:val="00140711"/>
    <w:rsid w:val="00145AB0"/>
    <w:rsid w:val="00150196"/>
    <w:rsid w:val="00150559"/>
    <w:rsid w:val="00151887"/>
    <w:rsid w:val="00151C19"/>
    <w:rsid w:val="00154465"/>
    <w:rsid w:val="00155E64"/>
    <w:rsid w:val="00160EC5"/>
    <w:rsid w:val="00165685"/>
    <w:rsid w:val="001729F0"/>
    <w:rsid w:val="00175054"/>
    <w:rsid w:val="00175246"/>
    <w:rsid w:val="001757A8"/>
    <w:rsid w:val="00176409"/>
    <w:rsid w:val="0017671E"/>
    <w:rsid w:val="00177191"/>
    <w:rsid w:val="00177C0E"/>
    <w:rsid w:val="00180954"/>
    <w:rsid w:val="00182B9B"/>
    <w:rsid w:val="00182DFB"/>
    <w:rsid w:val="001856D6"/>
    <w:rsid w:val="001875B1"/>
    <w:rsid w:val="00191AF1"/>
    <w:rsid w:val="001926ED"/>
    <w:rsid w:val="001935BE"/>
    <w:rsid w:val="001952D6"/>
    <w:rsid w:val="00196C74"/>
    <w:rsid w:val="001A05C1"/>
    <w:rsid w:val="001A0922"/>
    <w:rsid w:val="001A14A1"/>
    <w:rsid w:val="001A1B89"/>
    <w:rsid w:val="001A3BCA"/>
    <w:rsid w:val="001A5749"/>
    <w:rsid w:val="001A6C6B"/>
    <w:rsid w:val="001B089A"/>
    <w:rsid w:val="001B550A"/>
    <w:rsid w:val="001B6311"/>
    <w:rsid w:val="001C3EA6"/>
    <w:rsid w:val="001C4315"/>
    <w:rsid w:val="001C4971"/>
    <w:rsid w:val="001C5FCA"/>
    <w:rsid w:val="001D293F"/>
    <w:rsid w:val="001D2AA0"/>
    <w:rsid w:val="001D56F5"/>
    <w:rsid w:val="001D6446"/>
    <w:rsid w:val="001D70E9"/>
    <w:rsid w:val="001D7349"/>
    <w:rsid w:val="001D79CD"/>
    <w:rsid w:val="001E2FB0"/>
    <w:rsid w:val="001E38B2"/>
    <w:rsid w:val="001E710B"/>
    <w:rsid w:val="001E7D68"/>
    <w:rsid w:val="001F0FCB"/>
    <w:rsid w:val="001F55A3"/>
    <w:rsid w:val="00201AF3"/>
    <w:rsid w:val="00201CDE"/>
    <w:rsid w:val="00201ED6"/>
    <w:rsid w:val="002021FD"/>
    <w:rsid w:val="00203765"/>
    <w:rsid w:val="00205698"/>
    <w:rsid w:val="002077CF"/>
    <w:rsid w:val="00212071"/>
    <w:rsid w:val="00213566"/>
    <w:rsid w:val="002148A6"/>
    <w:rsid w:val="00214A87"/>
    <w:rsid w:val="0021575E"/>
    <w:rsid w:val="002162E3"/>
    <w:rsid w:val="0021707A"/>
    <w:rsid w:val="00220234"/>
    <w:rsid w:val="00222E9B"/>
    <w:rsid w:val="00223326"/>
    <w:rsid w:val="0022396B"/>
    <w:rsid w:val="00223B7A"/>
    <w:rsid w:val="00223D2D"/>
    <w:rsid w:val="00224827"/>
    <w:rsid w:val="00226BDC"/>
    <w:rsid w:val="00231CD9"/>
    <w:rsid w:val="00232CF5"/>
    <w:rsid w:val="00234144"/>
    <w:rsid w:val="00234375"/>
    <w:rsid w:val="00234F2F"/>
    <w:rsid w:val="0023558D"/>
    <w:rsid w:val="00236C99"/>
    <w:rsid w:val="00241F67"/>
    <w:rsid w:val="00242B10"/>
    <w:rsid w:val="002455F2"/>
    <w:rsid w:val="00246058"/>
    <w:rsid w:val="002470F6"/>
    <w:rsid w:val="0024740C"/>
    <w:rsid w:val="00247826"/>
    <w:rsid w:val="00247DA2"/>
    <w:rsid w:val="00251485"/>
    <w:rsid w:val="0025155D"/>
    <w:rsid w:val="00252BE8"/>
    <w:rsid w:val="00253446"/>
    <w:rsid w:val="0025537E"/>
    <w:rsid w:val="0026034F"/>
    <w:rsid w:val="00263400"/>
    <w:rsid w:val="00264DD5"/>
    <w:rsid w:val="00265437"/>
    <w:rsid w:val="00265724"/>
    <w:rsid w:val="00266191"/>
    <w:rsid w:val="002715E5"/>
    <w:rsid w:val="002732C3"/>
    <w:rsid w:val="00274C47"/>
    <w:rsid w:val="00280863"/>
    <w:rsid w:val="0028090C"/>
    <w:rsid w:val="00282235"/>
    <w:rsid w:val="00283E7F"/>
    <w:rsid w:val="00284A7E"/>
    <w:rsid w:val="002859CD"/>
    <w:rsid w:val="00287916"/>
    <w:rsid w:val="002938C2"/>
    <w:rsid w:val="00295671"/>
    <w:rsid w:val="0029598E"/>
    <w:rsid w:val="00297EA4"/>
    <w:rsid w:val="002A03FD"/>
    <w:rsid w:val="002A45BA"/>
    <w:rsid w:val="002A4E17"/>
    <w:rsid w:val="002A7A59"/>
    <w:rsid w:val="002B03CE"/>
    <w:rsid w:val="002C3C07"/>
    <w:rsid w:val="002C48FA"/>
    <w:rsid w:val="002C6346"/>
    <w:rsid w:val="002D1B91"/>
    <w:rsid w:val="002D57BA"/>
    <w:rsid w:val="002D6586"/>
    <w:rsid w:val="002D788B"/>
    <w:rsid w:val="002D7DDB"/>
    <w:rsid w:val="002E26E5"/>
    <w:rsid w:val="002E28AE"/>
    <w:rsid w:val="002E5586"/>
    <w:rsid w:val="002F36F3"/>
    <w:rsid w:val="002F42E7"/>
    <w:rsid w:val="002F5D31"/>
    <w:rsid w:val="0030073E"/>
    <w:rsid w:val="00303551"/>
    <w:rsid w:val="00307E6F"/>
    <w:rsid w:val="00312118"/>
    <w:rsid w:val="003139FA"/>
    <w:rsid w:val="003149E3"/>
    <w:rsid w:val="003213A9"/>
    <w:rsid w:val="00322287"/>
    <w:rsid w:val="003242E6"/>
    <w:rsid w:val="00324774"/>
    <w:rsid w:val="00325C46"/>
    <w:rsid w:val="0032608C"/>
    <w:rsid w:val="00335649"/>
    <w:rsid w:val="003359EB"/>
    <w:rsid w:val="003405D3"/>
    <w:rsid w:val="003417F6"/>
    <w:rsid w:val="003502BC"/>
    <w:rsid w:val="003527BC"/>
    <w:rsid w:val="00357992"/>
    <w:rsid w:val="00360331"/>
    <w:rsid w:val="00360848"/>
    <w:rsid w:val="00360FDC"/>
    <w:rsid w:val="003617D1"/>
    <w:rsid w:val="003648A8"/>
    <w:rsid w:val="00364C63"/>
    <w:rsid w:val="00364EF2"/>
    <w:rsid w:val="00366032"/>
    <w:rsid w:val="00366115"/>
    <w:rsid w:val="0036649C"/>
    <w:rsid w:val="00366522"/>
    <w:rsid w:val="00371AB1"/>
    <w:rsid w:val="00372F4D"/>
    <w:rsid w:val="003754F2"/>
    <w:rsid w:val="00377410"/>
    <w:rsid w:val="00380393"/>
    <w:rsid w:val="003804CF"/>
    <w:rsid w:val="00383FDA"/>
    <w:rsid w:val="00385947"/>
    <w:rsid w:val="0039181D"/>
    <w:rsid w:val="0039319F"/>
    <w:rsid w:val="00393D78"/>
    <w:rsid w:val="00394A1A"/>
    <w:rsid w:val="00396336"/>
    <w:rsid w:val="003A1131"/>
    <w:rsid w:val="003A2573"/>
    <w:rsid w:val="003A28FB"/>
    <w:rsid w:val="003A3C10"/>
    <w:rsid w:val="003A478A"/>
    <w:rsid w:val="003A49C1"/>
    <w:rsid w:val="003B3DB3"/>
    <w:rsid w:val="003B3F04"/>
    <w:rsid w:val="003B5CF9"/>
    <w:rsid w:val="003B7A69"/>
    <w:rsid w:val="003C081A"/>
    <w:rsid w:val="003C0A21"/>
    <w:rsid w:val="003C33A8"/>
    <w:rsid w:val="003C45CB"/>
    <w:rsid w:val="003D0745"/>
    <w:rsid w:val="003D406E"/>
    <w:rsid w:val="003D5AEA"/>
    <w:rsid w:val="003D6297"/>
    <w:rsid w:val="003E062C"/>
    <w:rsid w:val="003E1137"/>
    <w:rsid w:val="003E1352"/>
    <w:rsid w:val="003F0876"/>
    <w:rsid w:val="003F0F8C"/>
    <w:rsid w:val="003F56CD"/>
    <w:rsid w:val="003F5947"/>
    <w:rsid w:val="00403BAD"/>
    <w:rsid w:val="0040578A"/>
    <w:rsid w:val="00406FF3"/>
    <w:rsid w:val="0040743D"/>
    <w:rsid w:val="004108EC"/>
    <w:rsid w:val="00410BE9"/>
    <w:rsid w:val="00412CFB"/>
    <w:rsid w:val="00415811"/>
    <w:rsid w:val="00421079"/>
    <w:rsid w:val="0042130F"/>
    <w:rsid w:val="00421324"/>
    <w:rsid w:val="004240D9"/>
    <w:rsid w:val="00427CE9"/>
    <w:rsid w:val="00430712"/>
    <w:rsid w:val="0043091A"/>
    <w:rsid w:val="004318B3"/>
    <w:rsid w:val="00433DCA"/>
    <w:rsid w:val="004406B5"/>
    <w:rsid w:val="004414A5"/>
    <w:rsid w:val="0044232F"/>
    <w:rsid w:val="004427F9"/>
    <w:rsid w:val="00450146"/>
    <w:rsid w:val="0045051A"/>
    <w:rsid w:val="00450F1B"/>
    <w:rsid w:val="004521DB"/>
    <w:rsid w:val="00452214"/>
    <w:rsid w:val="00452299"/>
    <w:rsid w:val="004525D7"/>
    <w:rsid w:val="0045349C"/>
    <w:rsid w:val="004545B8"/>
    <w:rsid w:val="004556EF"/>
    <w:rsid w:val="004641E1"/>
    <w:rsid w:val="00464224"/>
    <w:rsid w:val="00464882"/>
    <w:rsid w:val="00467CE7"/>
    <w:rsid w:val="00470D43"/>
    <w:rsid w:val="0047197F"/>
    <w:rsid w:val="00471D0C"/>
    <w:rsid w:val="00474B3E"/>
    <w:rsid w:val="00482B0A"/>
    <w:rsid w:val="0048353C"/>
    <w:rsid w:val="00483846"/>
    <w:rsid w:val="00485DB5"/>
    <w:rsid w:val="00485F85"/>
    <w:rsid w:val="00486ED6"/>
    <w:rsid w:val="0049150C"/>
    <w:rsid w:val="00491A90"/>
    <w:rsid w:val="00491AC5"/>
    <w:rsid w:val="004932E4"/>
    <w:rsid w:val="00496BBF"/>
    <w:rsid w:val="004A18F9"/>
    <w:rsid w:val="004A206C"/>
    <w:rsid w:val="004A4363"/>
    <w:rsid w:val="004A476F"/>
    <w:rsid w:val="004B179F"/>
    <w:rsid w:val="004B4112"/>
    <w:rsid w:val="004C0EF1"/>
    <w:rsid w:val="004C321A"/>
    <w:rsid w:val="004C3BF1"/>
    <w:rsid w:val="004C4328"/>
    <w:rsid w:val="004C5CA0"/>
    <w:rsid w:val="004C5D57"/>
    <w:rsid w:val="004C6244"/>
    <w:rsid w:val="004D08E6"/>
    <w:rsid w:val="004D1607"/>
    <w:rsid w:val="004D179A"/>
    <w:rsid w:val="004D2FFB"/>
    <w:rsid w:val="004D5BE7"/>
    <w:rsid w:val="004D653A"/>
    <w:rsid w:val="004D797F"/>
    <w:rsid w:val="004E09BC"/>
    <w:rsid w:val="004E4877"/>
    <w:rsid w:val="004E5A91"/>
    <w:rsid w:val="004F2BF1"/>
    <w:rsid w:val="00500B46"/>
    <w:rsid w:val="0050162D"/>
    <w:rsid w:val="00502BBC"/>
    <w:rsid w:val="0050428B"/>
    <w:rsid w:val="00507441"/>
    <w:rsid w:val="0051030F"/>
    <w:rsid w:val="00512D6F"/>
    <w:rsid w:val="00513CCB"/>
    <w:rsid w:val="0051474D"/>
    <w:rsid w:val="005169C5"/>
    <w:rsid w:val="00517262"/>
    <w:rsid w:val="00522342"/>
    <w:rsid w:val="00522E1B"/>
    <w:rsid w:val="00530849"/>
    <w:rsid w:val="00530F1B"/>
    <w:rsid w:val="0053149A"/>
    <w:rsid w:val="005331A7"/>
    <w:rsid w:val="005344F7"/>
    <w:rsid w:val="0053538C"/>
    <w:rsid w:val="0053685D"/>
    <w:rsid w:val="0053790D"/>
    <w:rsid w:val="005419F0"/>
    <w:rsid w:val="00543894"/>
    <w:rsid w:val="005452B3"/>
    <w:rsid w:val="00546398"/>
    <w:rsid w:val="00547E4D"/>
    <w:rsid w:val="00553391"/>
    <w:rsid w:val="00553ED6"/>
    <w:rsid w:val="005558A7"/>
    <w:rsid w:val="00555D7B"/>
    <w:rsid w:val="0056085A"/>
    <w:rsid w:val="005617BD"/>
    <w:rsid w:val="00561A0C"/>
    <w:rsid w:val="00562E7C"/>
    <w:rsid w:val="00564DCB"/>
    <w:rsid w:val="00565285"/>
    <w:rsid w:val="00570094"/>
    <w:rsid w:val="00572129"/>
    <w:rsid w:val="00574DEA"/>
    <w:rsid w:val="005760DE"/>
    <w:rsid w:val="005762A8"/>
    <w:rsid w:val="005775FF"/>
    <w:rsid w:val="00577DFA"/>
    <w:rsid w:val="0058215A"/>
    <w:rsid w:val="005825C9"/>
    <w:rsid w:val="00585971"/>
    <w:rsid w:val="005876BB"/>
    <w:rsid w:val="005911E6"/>
    <w:rsid w:val="005930ED"/>
    <w:rsid w:val="00593703"/>
    <w:rsid w:val="00593EEA"/>
    <w:rsid w:val="0059430C"/>
    <w:rsid w:val="00595ACD"/>
    <w:rsid w:val="00596B92"/>
    <w:rsid w:val="005A21E3"/>
    <w:rsid w:val="005A2826"/>
    <w:rsid w:val="005A5A21"/>
    <w:rsid w:val="005A7CED"/>
    <w:rsid w:val="005B0CFE"/>
    <w:rsid w:val="005B25F6"/>
    <w:rsid w:val="005B31EE"/>
    <w:rsid w:val="005B3B6C"/>
    <w:rsid w:val="005B3D99"/>
    <w:rsid w:val="005B3DE2"/>
    <w:rsid w:val="005B41ED"/>
    <w:rsid w:val="005B4B3D"/>
    <w:rsid w:val="005B5173"/>
    <w:rsid w:val="005C45AF"/>
    <w:rsid w:val="005D2872"/>
    <w:rsid w:val="005D699E"/>
    <w:rsid w:val="005E4494"/>
    <w:rsid w:val="005E5213"/>
    <w:rsid w:val="005E7B37"/>
    <w:rsid w:val="005F0FD2"/>
    <w:rsid w:val="005F1BB4"/>
    <w:rsid w:val="005F2501"/>
    <w:rsid w:val="005F508F"/>
    <w:rsid w:val="005F576A"/>
    <w:rsid w:val="005F6FD1"/>
    <w:rsid w:val="00600BE2"/>
    <w:rsid w:val="00605C5C"/>
    <w:rsid w:val="006075B3"/>
    <w:rsid w:val="00607EF7"/>
    <w:rsid w:val="00616853"/>
    <w:rsid w:val="00617036"/>
    <w:rsid w:val="00617083"/>
    <w:rsid w:val="00617832"/>
    <w:rsid w:val="00621F69"/>
    <w:rsid w:val="00625E09"/>
    <w:rsid w:val="0062603E"/>
    <w:rsid w:val="00626E23"/>
    <w:rsid w:val="00630969"/>
    <w:rsid w:val="00631280"/>
    <w:rsid w:val="006365A4"/>
    <w:rsid w:val="00636BD5"/>
    <w:rsid w:val="00644860"/>
    <w:rsid w:val="0065141A"/>
    <w:rsid w:val="006546EC"/>
    <w:rsid w:val="006555F0"/>
    <w:rsid w:val="00655E6C"/>
    <w:rsid w:val="006577ED"/>
    <w:rsid w:val="00661828"/>
    <w:rsid w:val="00661B5B"/>
    <w:rsid w:val="00662379"/>
    <w:rsid w:val="0066405A"/>
    <w:rsid w:val="00664509"/>
    <w:rsid w:val="00664976"/>
    <w:rsid w:val="006650AB"/>
    <w:rsid w:val="006663E1"/>
    <w:rsid w:val="00674456"/>
    <w:rsid w:val="00677813"/>
    <w:rsid w:val="0068154C"/>
    <w:rsid w:val="00681B84"/>
    <w:rsid w:val="0068282F"/>
    <w:rsid w:val="0068397B"/>
    <w:rsid w:val="006875C0"/>
    <w:rsid w:val="00687B8B"/>
    <w:rsid w:val="00690CCE"/>
    <w:rsid w:val="00692186"/>
    <w:rsid w:val="00692630"/>
    <w:rsid w:val="00693518"/>
    <w:rsid w:val="00694827"/>
    <w:rsid w:val="00694CD6"/>
    <w:rsid w:val="006951E1"/>
    <w:rsid w:val="00695508"/>
    <w:rsid w:val="0069673A"/>
    <w:rsid w:val="006A125B"/>
    <w:rsid w:val="006A535E"/>
    <w:rsid w:val="006A73A4"/>
    <w:rsid w:val="006B1B8E"/>
    <w:rsid w:val="006B2DE6"/>
    <w:rsid w:val="006B39A7"/>
    <w:rsid w:val="006C14C3"/>
    <w:rsid w:val="006C27A6"/>
    <w:rsid w:val="006C468B"/>
    <w:rsid w:val="006C47DC"/>
    <w:rsid w:val="006C67FC"/>
    <w:rsid w:val="006C7B98"/>
    <w:rsid w:val="006D7392"/>
    <w:rsid w:val="006E170C"/>
    <w:rsid w:val="006E2F85"/>
    <w:rsid w:val="006E6FF7"/>
    <w:rsid w:val="006F1493"/>
    <w:rsid w:val="006F40AC"/>
    <w:rsid w:val="006F517D"/>
    <w:rsid w:val="006F55FF"/>
    <w:rsid w:val="0070183C"/>
    <w:rsid w:val="00705939"/>
    <w:rsid w:val="00705D4B"/>
    <w:rsid w:val="00706733"/>
    <w:rsid w:val="0070724F"/>
    <w:rsid w:val="00707ED1"/>
    <w:rsid w:val="00714BA4"/>
    <w:rsid w:val="00715497"/>
    <w:rsid w:val="007164A4"/>
    <w:rsid w:val="0071782F"/>
    <w:rsid w:val="0072338A"/>
    <w:rsid w:val="00727399"/>
    <w:rsid w:val="00734442"/>
    <w:rsid w:val="007359F5"/>
    <w:rsid w:val="00737933"/>
    <w:rsid w:val="00741041"/>
    <w:rsid w:val="00741D58"/>
    <w:rsid w:val="007429E3"/>
    <w:rsid w:val="007457E6"/>
    <w:rsid w:val="007459DA"/>
    <w:rsid w:val="00747D42"/>
    <w:rsid w:val="00752C81"/>
    <w:rsid w:val="007531AE"/>
    <w:rsid w:val="0075419B"/>
    <w:rsid w:val="0075559B"/>
    <w:rsid w:val="0075794E"/>
    <w:rsid w:val="00762A40"/>
    <w:rsid w:val="00767988"/>
    <w:rsid w:val="007724B2"/>
    <w:rsid w:val="00772BFC"/>
    <w:rsid w:val="007734A5"/>
    <w:rsid w:val="00775D8C"/>
    <w:rsid w:val="0078096B"/>
    <w:rsid w:val="007813D9"/>
    <w:rsid w:val="00783612"/>
    <w:rsid w:val="0078482B"/>
    <w:rsid w:val="00785068"/>
    <w:rsid w:val="007863FD"/>
    <w:rsid w:val="00786775"/>
    <w:rsid w:val="00793FDC"/>
    <w:rsid w:val="00794AFA"/>
    <w:rsid w:val="0079581D"/>
    <w:rsid w:val="007A0A07"/>
    <w:rsid w:val="007A66ED"/>
    <w:rsid w:val="007A6E87"/>
    <w:rsid w:val="007B0706"/>
    <w:rsid w:val="007B2F32"/>
    <w:rsid w:val="007B6DBE"/>
    <w:rsid w:val="007C0C9C"/>
    <w:rsid w:val="007C28B2"/>
    <w:rsid w:val="007C7B9E"/>
    <w:rsid w:val="007D013F"/>
    <w:rsid w:val="007D0435"/>
    <w:rsid w:val="007D0E4B"/>
    <w:rsid w:val="007D24CE"/>
    <w:rsid w:val="007D285F"/>
    <w:rsid w:val="007D620F"/>
    <w:rsid w:val="007D73DE"/>
    <w:rsid w:val="007D7B74"/>
    <w:rsid w:val="007E02D5"/>
    <w:rsid w:val="007E21C9"/>
    <w:rsid w:val="007E255A"/>
    <w:rsid w:val="007E3AA4"/>
    <w:rsid w:val="007E402A"/>
    <w:rsid w:val="007E526E"/>
    <w:rsid w:val="007E5857"/>
    <w:rsid w:val="007F0FF6"/>
    <w:rsid w:val="007F3F90"/>
    <w:rsid w:val="007F69A8"/>
    <w:rsid w:val="007F7653"/>
    <w:rsid w:val="0080223E"/>
    <w:rsid w:val="00802FAC"/>
    <w:rsid w:val="0081214D"/>
    <w:rsid w:val="008167C3"/>
    <w:rsid w:val="00824BD6"/>
    <w:rsid w:val="0082621A"/>
    <w:rsid w:val="00826D88"/>
    <w:rsid w:val="00827591"/>
    <w:rsid w:val="00830BB3"/>
    <w:rsid w:val="00832314"/>
    <w:rsid w:val="008324AC"/>
    <w:rsid w:val="008345D8"/>
    <w:rsid w:val="008350F6"/>
    <w:rsid w:val="00836633"/>
    <w:rsid w:val="008371BA"/>
    <w:rsid w:val="0084172A"/>
    <w:rsid w:val="008442E2"/>
    <w:rsid w:val="00844537"/>
    <w:rsid w:val="0084508B"/>
    <w:rsid w:val="00847EFC"/>
    <w:rsid w:val="00851A81"/>
    <w:rsid w:val="00853186"/>
    <w:rsid w:val="008554FA"/>
    <w:rsid w:val="00856849"/>
    <w:rsid w:val="00862DFE"/>
    <w:rsid w:val="00866937"/>
    <w:rsid w:val="00867B79"/>
    <w:rsid w:val="00872545"/>
    <w:rsid w:val="00874E88"/>
    <w:rsid w:val="0087623A"/>
    <w:rsid w:val="00876288"/>
    <w:rsid w:val="00876A59"/>
    <w:rsid w:val="00876B0E"/>
    <w:rsid w:val="008817A5"/>
    <w:rsid w:val="00881A6C"/>
    <w:rsid w:val="00883AC1"/>
    <w:rsid w:val="00887760"/>
    <w:rsid w:val="00890E5D"/>
    <w:rsid w:val="0089185F"/>
    <w:rsid w:val="00893E03"/>
    <w:rsid w:val="00895D6A"/>
    <w:rsid w:val="008A04DD"/>
    <w:rsid w:val="008A0CCB"/>
    <w:rsid w:val="008A1248"/>
    <w:rsid w:val="008A1C93"/>
    <w:rsid w:val="008A3925"/>
    <w:rsid w:val="008A515A"/>
    <w:rsid w:val="008A526F"/>
    <w:rsid w:val="008A540A"/>
    <w:rsid w:val="008A7922"/>
    <w:rsid w:val="008B2B6C"/>
    <w:rsid w:val="008B44E4"/>
    <w:rsid w:val="008C0DDE"/>
    <w:rsid w:val="008C0FD6"/>
    <w:rsid w:val="008C23EB"/>
    <w:rsid w:val="008C264F"/>
    <w:rsid w:val="008C504A"/>
    <w:rsid w:val="008C5E5C"/>
    <w:rsid w:val="008C6120"/>
    <w:rsid w:val="008D17D7"/>
    <w:rsid w:val="008D1E44"/>
    <w:rsid w:val="008D7289"/>
    <w:rsid w:val="008E337C"/>
    <w:rsid w:val="008E70BD"/>
    <w:rsid w:val="008E7F5E"/>
    <w:rsid w:val="008F15FD"/>
    <w:rsid w:val="008F1760"/>
    <w:rsid w:val="008F1C1D"/>
    <w:rsid w:val="008F5D45"/>
    <w:rsid w:val="008F6025"/>
    <w:rsid w:val="008F6B7A"/>
    <w:rsid w:val="008F7557"/>
    <w:rsid w:val="00900B2D"/>
    <w:rsid w:val="009039DF"/>
    <w:rsid w:val="00903AB9"/>
    <w:rsid w:val="00905162"/>
    <w:rsid w:val="00905FBA"/>
    <w:rsid w:val="00907E57"/>
    <w:rsid w:val="009129DA"/>
    <w:rsid w:val="009238B1"/>
    <w:rsid w:val="00925E69"/>
    <w:rsid w:val="0093006E"/>
    <w:rsid w:val="009328A3"/>
    <w:rsid w:val="00933F8E"/>
    <w:rsid w:val="00935B82"/>
    <w:rsid w:val="00937AE6"/>
    <w:rsid w:val="00940FE2"/>
    <w:rsid w:val="00941948"/>
    <w:rsid w:val="00942F20"/>
    <w:rsid w:val="0094462C"/>
    <w:rsid w:val="009477C1"/>
    <w:rsid w:val="00951DFC"/>
    <w:rsid w:val="009535B6"/>
    <w:rsid w:val="0095622F"/>
    <w:rsid w:val="0096253B"/>
    <w:rsid w:val="00963605"/>
    <w:rsid w:val="00964472"/>
    <w:rsid w:val="0096586F"/>
    <w:rsid w:val="00967958"/>
    <w:rsid w:val="00970E33"/>
    <w:rsid w:val="00971714"/>
    <w:rsid w:val="00973FB5"/>
    <w:rsid w:val="0097583E"/>
    <w:rsid w:val="00976B8D"/>
    <w:rsid w:val="00977191"/>
    <w:rsid w:val="009771D3"/>
    <w:rsid w:val="00977604"/>
    <w:rsid w:val="00977729"/>
    <w:rsid w:val="0097794D"/>
    <w:rsid w:val="00980EE4"/>
    <w:rsid w:val="0098101E"/>
    <w:rsid w:val="00982508"/>
    <w:rsid w:val="00987120"/>
    <w:rsid w:val="00987550"/>
    <w:rsid w:val="00991818"/>
    <w:rsid w:val="00992121"/>
    <w:rsid w:val="0099515D"/>
    <w:rsid w:val="00995BD1"/>
    <w:rsid w:val="009A3DAE"/>
    <w:rsid w:val="009A6F04"/>
    <w:rsid w:val="009B141B"/>
    <w:rsid w:val="009B2540"/>
    <w:rsid w:val="009B271C"/>
    <w:rsid w:val="009B3855"/>
    <w:rsid w:val="009B56C1"/>
    <w:rsid w:val="009B6F78"/>
    <w:rsid w:val="009B7D14"/>
    <w:rsid w:val="009B7FFB"/>
    <w:rsid w:val="009C2C1E"/>
    <w:rsid w:val="009C4F26"/>
    <w:rsid w:val="009C7268"/>
    <w:rsid w:val="009C7C98"/>
    <w:rsid w:val="009D0866"/>
    <w:rsid w:val="009D1E4B"/>
    <w:rsid w:val="009D32FC"/>
    <w:rsid w:val="009D4057"/>
    <w:rsid w:val="009D7435"/>
    <w:rsid w:val="009D7C3C"/>
    <w:rsid w:val="009E0C21"/>
    <w:rsid w:val="009E4A0F"/>
    <w:rsid w:val="009E6172"/>
    <w:rsid w:val="009F1B86"/>
    <w:rsid w:val="009F52F7"/>
    <w:rsid w:val="009F6397"/>
    <w:rsid w:val="009F75A1"/>
    <w:rsid w:val="00A03EC5"/>
    <w:rsid w:val="00A11BD9"/>
    <w:rsid w:val="00A13302"/>
    <w:rsid w:val="00A163FA"/>
    <w:rsid w:val="00A16588"/>
    <w:rsid w:val="00A1687E"/>
    <w:rsid w:val="00A21347"/>
    <w:rsid w:val="00A233DA"/>
    <w:rsid w:val="00A23407"/>
    <w:rsid w:val="00A2657C"/>
    <w:rsid w:val="00A31C64"/>
    <w:rsid w:val="00A31FE0"/>
    <w:rsid w:val="00A33E0A"/>
    <w:rsid w:val="00A374C7"/>
    <w:rsid w:val="00A41E5E"/>
    <w:rsid w:val="00A47B30"/>
    <w:rsid w:val="00A5016F"/>
    <w:rsid w:val="00A509D6"/>
    <w:rsid w:val="00A515FC"/>
    <w:rsid w:val="00A51ADC"/>
    <w:rsid w:val="00A555CF"/>
    <w:rsid w:val="00A556EF"/>
    <w:rsid w:val="00A61925"/>
    <w:rsid w:val="00A62C81"/>
    <w:rsid w:val="00A64144"/>
    <w:rsid w:val="00A64D50"/>
    <w:rsid w:val="00A66648"/>
    <w:rsid w:val="00A66771"/>
    <w:rsid w:val="00A67FF4"/>
    <w:rsid w:val="00A7248B"/>
    <w:rsid w:val="00A7750B"/>
    <w:rsid w:val="00A77E9F"/>
    <w:rsid w:val="00A8027A"/>
    <w:rsid w:val="00A82EBF"/>
    <w:rsid w:val="00A83651"/>
    <w:rsid w:val="00A8386E"/>
    <w:rsid w:val="00A9091A"/>
    <w:rsid w:val="00A91B83"/>
    <w:rsid w:val="00A94388"/>
    <w:rsid w:val="00A965F3"/>
    <w:rsid w:val="00A97165"/>
    <w:rsid w:val="00AA3F7D"/>
    <w:rsid w:val="00AB2B5B"/>
    <w:rsid w:val="00AB7912"/>
    <w:rsid w:val="00AB7E6F"/>
    <w:rsid w:val="00AC075F"/>
    <w:rsid w:val="00AC194D"/>
    <w:rsid w:val="00AC2F59"/>
    <w:rsid w:val="00AC61E6"/>
    <w:rsid w:val="00AD19F4"/>
    <w:rsid w:val="00AD56A1"/>
    <w:rsid w:val="00AD7EAF"/>
    <w:rsid w:val="00AD7F08"/>
    <w:rsid w:val="00AE62D6"/>
    <w:rsid w:val="00AF4AC0"/>
    <w:rsid w:val="00B01482"/>
    <w:rsid w:val="00B01C27"/>
    <w:rsid w:val="00B03ACB"/>
    <w:rsid w:val="00B04491"/>
    <w:rsid w:val="00B06497"/>
    <w:rsid w:val="00B06F77"/>
    <w:rsid w:val="00B07BB1"/>
    <w:rsid w:val="00B10F92"/>
    <w:rsid w:val="00B1121E"/>
    <w:rsid w:val="00B126DB"/>
    <w:rsid w:val="00B13CF5"/>
    <w:rsid w:val="00B22E3B"/>
    <w:rsid w:val="00B2419F"/>
    <w:rsid w:val="00B302F5"/>
    <w:rsid w:val="00B30D5F"/>
    <w:rsid w:val="00B31CBB"/>
    <w:rsid w:val="00B31CBF"/>
    <w:rsid w:val="00B36650"/>
    <w:rsid w:val="00B36E9E"/>
    <w:rsid w:val="00B37519"/>
    <w:rsid w:val="00B40B01"/>
    <w:rsid w:val="00B41A01"/>
    <w:rsid w:val="00B423D3"/>
    <w:rsid w:val="00B45E54"/>
    <w:rsid w:val="00B4623B"/>
    <w:rsid w:val="00B46F41"/>
    <w:rsid w:val="00B53099"/>
    <w:rsid w:val="00B53479"/>
    <w:rsid w:val="00B55A65"/>
    <w:rsid w:val="00B55D3E"/>
    <w:rsid w:val="00B56271"/>
    <w:rsid w:val="00B569E5"/>
    <w:rsid w:val="00B600D8"/>
    <w:rsid w:val="00B6087A"/>
    <w:rsid w:val="00B60FC0"/>
    <w:rsid w:val="00B61D9C"/>
    <w:rsid w:val="00B62F71"/>
    <w:rsid w:val="00B67361"/>
    <w:rsid w:val="00B701D1"/>
    <w:rsid w:val="00B71687"/>
    <w:rsid w:val="00B73B4F"/>
    <w:rsid w:val="00B743E2"/>
    <w:rsid w:val="00B75203"/>
    <w:rsid w:val="00B760BE"/>
    <w:rsid w:val="00B76E4B"/>
    <w:rsid w:val="00B8375C"/>
    <w:rsid w:val="00B8638A"/>
    <w:rsid w:val="00B9205B"/>
    <w:rsid w:val="00B93B11"/>
    <w:rsid w:val="00B95AE7"/>
    <w:rsid w:val="00BA21D3"/>
    <w:rsid w:val="00BA2FC5"/>
    <w:rsid w:val="00BA4AD3"/>
    <w:rsid w:val="00BA5452"/>
    <w:rsid w:val="00BA5964"/>
    <w:rsid w:val="00BB16A2"/>
    <w:rsid w:val="00BB5296"/>
    <w:rsid w:val="00BB5DA9"/>
    <w:rsid w:val="00BB5E4C"/>
    <w:rsid w:val="00BB621A"/>
    <w:rsid w:val="00BC2E09"/>
    <w:rsid w:val="00BC3C7A"/>
    <w:rsid w:val="00BC3E54"/>
    <w:rsid w:val="00BC4F60"/>
    <w:rsid w:val="00BC6EB0"/>
    <w:rsid w:val="00BC72F8"/>
    <w:rsid w:val="00BC78D8"/>
    <w:rsid w:val="00BD7C77"/>
    <w:rsid w:val="00BE5F37"/>
    <w:rsid w:val="00BE76E1"/>
    <w:rsid w:val="00BE7B62"/>
    <w:rsid w:val="00BF06DA"/>
    <w:rsid w:val="00BF312B"/>
    <w:rsid w:val="00BF46F6"/>
    <w:rsid w:val="00BF5668"/>
    <w:rsid w:val="00BF7FC3"/>
    <w:rsid w:val="00C07CDE"/>
    <w:rsid w:val="00C11D8F"/>
    <w:rsid w:val="00C11EAE"/>
    <w:rsid w:val="00C128FD"/>
    <w:rsid w:val="00C13946"/>
    <w:rsid w:val="00C165D0"/>
    <w:rsid w:val="00C2202D"/>
    <w:rsid w:val="00C25470"/>
    <w:rsid w:val="00C27302"/>
    <w:rsid w:val="00C36016"/>
    <w:rsid w:val="00C40E8D"/>
    <w:rsid w:val="00C417EE"/>
    <w:rsid w:val="00C41A8F"/>
    <w:rsid w:val="00C43BFB"/>
    <w:rsid w:val="00C43CA9"/>
    <w:rsid w:val="00C44200"/>
    <w:rsid w:val="00C46E33"/>
    <w:rsid w:val="00C51D46"/>
    <w:rsid w:val="00C53CAA"/>
    <w:rsid w:val="00C54999"/>
    <w:rsid w:val="00C605BF"/>
    <w:rsid w:val="00C62C86"/>
    <w:rsid w:val="00C63B00"/>
    <w:rsid w:val="00C67075"/>
    <w:rsid w:val="00C7151B"/>
    <w:rsid w:val="00C761C7"/>
    <w:rsid w:val="00C80C64"/>
    <w:rsid w:val="00C81B4D"/>
    <w:rsid w:val="00C84559"/>
    <w:rsid w:val="00C855E4"/>
    <w:rsid w:val="00C85BBC"/>
    <w:rsid w:val="00C91F5E"/>
    <w:rsid w:val="00C932B8"/>
    <w:rsid w:val="00CA0201"/>
    <w:rsid w:val="00CA1B56"/>
    <w:rsid w:val="00CA2A5A"/>
    <w:rsid w:val="00CA42FD"/>
    <w:rsid w:val="00CA521A"/>
    <w:rsid w:val="00CA636B"/>
    <w:rsid w:val="00CB0B28"/>
    <w:rsid w:val="00CB0B42"/>
    <w:rsid w:val="00CB1BDF"/>
    <w:rsid w:val="00CB455D"/>
    <w:rsid w:val="00CC1C86"/>
    <w:rsid w:val="00CD6B77"/>
    <w:rsid w:val="00CD7FE4"/>
    <w:rsid w:val="00CE08A0"/>
    <w:rsid w:val="00CE4F7A"/>
    <w:rsid w:val="00CE54A2"/>
    <w:rsid w:val="00CE5DC3"/>
    <w:rsid w:val="00CE7C5B"/>
    <w:rsid w:val="00CF1A9E"/>
    <w:rsid w:val="00CF4961"/>
    <w:rsid w:val="00CF632B"/>
    <w:rsid w:val="00CF664B"/>
    <w:rsid w:val="00CF68C8"/>
    <w:rsid w:val="00D01B6E"/>
    <w:rsid w:val="00D03265"/>
    <w:rsid w:val="00D0386A"/>
    <w:rsid w:val="00D05CE7"/>
    <w:rsid w:val="00D061A9"/>
    <w:rsid w:val="00D0693D"/>
    <w:rsid w:val="00D108F7"/>
    <w:rsid w:val="00D120CF"/>
    <w:rsid w:val="00D121B3"/>
    <w:rsid w:val="00D17405"/>
    <w:rsid w:val="00D205D4"/>
    <w:rsid w:val="00D20711"/>
    <w:rsid w:val="00D20957"/>
    <w:rsid w:val="00D24243"/>
    <w:rsid w:val="00D30656"/>
    <w:rsid w:val="00D31169"/>
    <w:rsid w:val="00D318A6"/>
    <w:rsid w:val="00D3432E"/>
    <w:rsid w:val="00D343B1"/>
    <w:rsid w:val="00D37BA1"/>
    <w:rsid w:val="00D40F88"/>
    <w:rsid w:val="00D4200C"/>
    <w:rsid w:val="00D4366A"/>
    <w:rsid w:val="00D441CE"/>
    <w:rsid w:val="00D45919"/>
    <w:rsid w:val="00D50C99"/>
    <w:rsid w:val="00D549B5"/>
    <w:rsid w:val="00D55855"/>
    <w:rsid w:val="00D57C5C"/>
    <w:rsid w:val="00D60428"/>
    <w:rsid w:val="00D61BCD"/>
    <w:rsid w:val="00D6271C"/>
    <w:rsid w:val="00D62FB3"/>
    <w:rsid w:val="00D63FBB"/>
    <w:rsid w:val="00D647BE"/>
    <w:rsid w:val="00D647E0"/>
    <w:rsid w:val="00D66E89"/>
    <w:rsid w:val="00D725FA"/>
    <w:rsid w:val="00D80093"/>
    <w:rsid w:val="00D80462"/>
    <w:rsid w:val="00D83E05"/>
    <w:rsid w:val="00D84378"/>
    <w:rsid w:val="00D847C4"/>
    <w:rsid w:val="00D87D08"/>
    <w:rsid w:val="00D902FB"/>
    <w:rsid w:val="00D95BD1"/>
    <w:rsid w:val="00DA3BD4"/>
    <w:rsid w:val="00DA5D98"/>
    <w:rsid w:val="00DA695D"/>
    <w:rsid w:val="00DA7791"/>
    <w:rsid w:val="00DA7ED2"/>
    <w:rsid w:val="00DB1C6D"/>
    <w:rsid w:val="00DB3AA6"/>
    <w:rsid w:val="00DB3D8B"/>
    <w:rsid w:val="00DB40E6"/>
    <w:rsid w:val="00DB5A05"/>
    <w:rsid w:val="00DB6F7C"/>
    <w:rsid w:val="00DB79F6"/>
    <w:rsid w:val="00DC0956"/>
    <w:rsid w:val="00DC2ACA"/>
    <w:rsid w:val="00DC3568"/>
    <w:rsid w:val="00DC41CD"/>
    <w:rsid w:val="00DC4FFE"/>
    <w:rsid w:val="00DD04E6"/>
    <w:rsid w:val="00DD3543"/>
    <w:rsid w:val="00DD5138"/>
    <w:rsid w:val="00DD7327"/>
    <w:rsid w:val="00DD7B5C"/>
    <w:rsid w:val="00DE0085"/>
    <w:rsid w:val="00DE1C5B"/>
    <w:rsid w:val="00DE5E10"/>
    <w:rsid w:val="00DF18D1"/>
    <w:rsid w:val="00DF3251"/>
    <w:rsid w:val="00DF4457"/>
    <w:rsid w:val="00DF588F"/>
    <w:rsid w:val="00DF6585"/>
    <w:rsid w:val="00DF67B1"/>
    <w:rsid w:val="00DF6C72"/>
    <w:rsid w:val="00E011BC"/>
    <w:rsid w:val="00E05F3B"/>
    <w:rsid w:val="00E06986"/>
    <w:rsid w:val="00E112F5"/>
    <w:rsid w:val="00E1193E"/>
    <w:rsid w:val="00E1732B"/>
    <w:rsid w:val="00E20AB1"/>
    <w:rsid w:val="00E2114C"/>
    <w:rsid w:val="00E225FB"/>
    <w:rsid w:val="00E232F1"/>
    <w:rsid w:val="00E271FB"/>
    <w:rsid w:val="00E3109B"/>
    <w:rsid w:val="00E313C0"/>
    <w:rsid w:val="00E34D85"/>
    <w:rsid w:val="00E35636"/>
    <w:rsid w:val="00E377B4"/>
    <w:rsid w:val="00E41F58"/>
    <w:rsid w:val="00E4380A"/>
    <w:rsid w:val="00E50BAE"/>
    <w:rsid w:val="00E510C3"/>
    <w:rsid w:val="00E53949"/>
    <w:rsid w:val="00E566F5"/>
    <w:rsid w:val="00E567DF"/>
    <w:rsid w:val="00E5796B"/>
    <w:rsid w:val="00E62560"/>
    <w:rsid w:val="00E6406E"/>
    <w:rsid w:val="00E64B6D"/>
    <w:rsid w:val="00E64C75"/>
    <w:rsid w:val="00E64F2E"/>
    <w:rsid w:val="00E71011"/>
    <w:rsid w:val="00E71D31"/>
    <w:rsid w:val="00E72F48"/>
    <w:rsid w:val="00E751BD"/>
    <w:rsid w:val="00E762E0"/>
    <w:rsid w:val="00E76682"/>
    <w:rsid w:val="00E76EA3"/>
    <w:rsid w:val="00E77B8A"/>
    <w:rsid w:val="00E81CAB"/>
    <w:rsid w:val="00E85B62"/>
    <w:rsid w:val="00E87FF7"/>
    <w:rsid w:val="00E95747"/>
    <w:rsid w:val="00E958C9"/>
    <w:rsid w:val="00E95F8A"/>
    <w:rsid w:val="00EA07EC"/>
    <w:rsid w:val="00EA411B"/>
    <w:rsid w:val="00EB3604"/>
    <w:rsid w:val="00EB3C4C"/>
    <w:rsid w:val="00EB5CED"/>
    <w:rsid w:val="00EB7F0B"/>
    <w:rsid w:val="00EC1B69"/>
    <w:rsid w:val="00EC4911"/>
    <w:rsid w:val="00EC5194"/>
    <w:rsid w:val="00EC61F3"/>
    <w:rsid w:val="00EC7928"/>
    <w:rsid w:val="00ED2CC4"/>
    <w:rsid w:val="00ED3A69"/>
    <w:rsid w:val="00ED530B"/>
    <w:rsid w:val="00EE100E"/>
    <w:rsid w:val="00EE1E37"/>
    <w:rsid w:val="00EE32E2"/>
    <w:rsid w:val="00EE3BAF"/>
    <w:rsid w:val="00EE4A0E"/>
    <w:rsid w:val="00EE5378"/>
    <w:rsid w:val="00EE7E67"/>
    <w:rsid w:val="00EF0234"/>
    <w:rsid w:val="00EF096C"/>
    <w:rsid w:val="00EF0D8F"/>
    <w:rsid w:val="00EF3590"/>
    <w:rsid w:val="00EF367A"/>
    <w:rsid w:val="00EF38D1"/>
    <w:rsid w:val="00EF44EA"/>
    <w:rsid w:val="00EF5F77"/>
    <w:rsid w:val="00EF6172"/>
    <w:rsid w:val="00F01150"/>
    <w:rsid w:val="00F03F4D"/>
    <w:rsid w:val="00F054A0"/>
    <w:rsid w:val="00F05534"/>
    <w:rsid w:val="00F05DC6"/>
    <w:rsid w:val="00F076E4"/>
    <w:rsid w:val="00F07CCF"/>
    <w:rsid w:val="00F10AB1"/>
    <w:rsid w:val="00F10FF6"/>
    <w:rsid w:val="00F11E7C"/>
    <w:rsid w:val="00F13422"/>
    <w:rsid w:val="00F22630"/>
    <w:rsid w:val="00F351A9"/>
    <w:rsid w:val="00F42FDD"/>
    <w:rsid w:val="00F43A9E"/>
    <w:rsid w:val="00F53D91"/>
    <w:rsid w:val="00F54A5A"/>
    <w:rsid w:val="00F5535F"/>
    <w:rsid w:val="00F60411"/>
    <w:rsid w:val="00F60C22"/>
    <w:rsid w:val="00F62E66"/>
    <w:rsid w:val="00F70C4C"/>
    <w:rsid w:val="00F734D5"/>
    <w:rsid w:val="00F734D9"/>
    <w:rsid w:val="00F75C63"/>
    <w:rsid w:val="00F76DC0"/>
    <w:rsid w:val="00F81790"/>
    <w:rsid w:val="00F81DBA"/>
    <w:rsid w:val="00F9080D"/>
    <w:rsid w:val="00F90DE2"/>
    <w:rsid w:val="00F92645"/>
    <w:rsid w:val="00F928F9"/>
    <w:rsid w:val="00F93376"/>
    <w:rsid w:val="00F9370E"/>
    <w:rsid w:val="00F937A5"/>
    <w:rsid w:val="00F9541C"/>
    <w:rsid w:val="00FA2C28"/>
    <w:rsid w:val="00FA5F7B"/>
    <w:rsid w:val="00FB1B99"/>
    <w:rsid w:val="00FB21B8"/>
    <w:rsid w:val="00FB3D79"/>
    <w:rsid w:val="00FB48CC"/>
    <w:rsid w:val="00FB4C3A"/>
    <w:rsid w:val="00FC1637"/>
    <w:rsid w:val="00FC1BCF"/>
    <w:rsid w:val="00FC1FB8"/>
    <w:rsid w:val="00FC4169"/>
    <w:rsid w:val="00FC4C89"/>
    <w:rsid w:val="00FC5344"/>
    <w:rsid w:val="00FD20EB"/>
    <w:rsid w:val="00FD316D"/>
    <w:rsid w:val="00FE1384"/>
    <w:rsid w:val="00FE2892"/>
    <w:rsid w:val="00FE6CBF"/>
    <w:rsid w:val="00FF03E4"/>
    <w:rsid w:val="00FF0773"/>
    <w:rsid w:val="00FF22CC"/>
    <w:rsid w:val="00FF3E3C"/>
    <w:rsid w:val="00FF5E32"/>
    <w:rsid w:val="00FF614B"/>
    <w:rsid w:val="00FF6AF3"/>
    <w:rsid w:val="0C860E9E"/>
    <w:rsid w:val="0E8A7F5F"/>
    <w:rsid w:val="1C2A4479"/>
    <w:rsid w:val="21734405"/>
    <w:rsid w:val="232B41EA"/>
    <w:rsid w:val="2A8873FE"/>
    <w:rsid w:val="2D161515"/>
    <w:rsid w:val="302F624B"/>
    <w:rsid w:val="37C262E9"/>
    <w:rsid w:val="3ABA60E1"/>
    <w:rsid w:val="41530A7A"/>
    <w:rsid w:val="431D6A3C"/>
    <w:rsid w:val="434F618C"/>
    <w:rsid w:val="47F24C2D"/>
    <w:rsid w:val="4CAB1861"/>
    <w:rsid w:val="4F474CB8"/>
    <w:rsid w:val="4FA8457B"/>
    <w:rsid w:val="54A174D9"/>
    <w:rsid w:val="581A14E6"/>
    <w:rsid w:val="5E8A42DA"/>
    <w:rsid w:val="63CB2B1E"/>
    <w:rsid w:val="6DD40C3F"/>
    <w:rsid w:val="710C7109"/>
    <w:rsid w:val="71261912"/>
    <w:rsid w:val="77553DAA"/>
    <w:rsid w:val="7CF069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6D125F"/>
  <w15:docId w15:val="{C571CD4C-F66C-448D-B7E7-A4CCC229C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qFormat/>
    <w:pPr>
      <w:tabs>
        <w:tab w:val="right" w:leader="dot" w:pos="9016"/>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Spacing">
    <w:name w:val="No Spacing"/>
    <w:uiPriority w:val="1"/>
    <w:qFormat/>
    <w:rPr>
      <w:rFonts w:asciiTheme="minorHAnsi" w:eastAsiaTheme="minorEastAsia" w:hAnsiTheme="minorHAnsi" w:cstheme="minorBidi"/>
      <w:sz w:val="22"/>
      <w:szCs w:val="2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link w:val="Heading1"/>
    <w:qFormat/>
    <w:rPr>
      <w:b/>
      <w:bCs/>
      <w:kern w:val="44"/>
      <w:sz w:val="44"/>
      <w:szCs w:val="44"/>
    </w:rPr>
  </w:style>
  <w:style w:type="character" w:customStyle="1" w:styleId="Heading4Char">
    <w:name w:val="Heading 4 Char"/>
    <w:link w:val="Heading4"/>
    <w:qFormat/>
    <w:rPr>
      <w:b/>
      <w:bCs/>
      <w:sz w:val="28"/>
      <w:szCs w:val="28"/>
    </w:rPr>
  </w:style>
  <w:style w:type="character" w:customStyle="1" w:styleId="sr-only">
    <w:name w:val="sr-only"/>
    <w:basedOn w:val="DefaultParagraphFont"/>
    <w:qFormat/>
  </w:style>
  <w:style w:type="character" w:styleId="FollowedHyperlink">
    <w:name w:val="FollowedHyperlink"/>
    <w:basedOn w:val="DefaultParagraphFont"/>
    <w:uiPriority w:val="99"/>
    <w:semiHidden/>
    <w:unhideWhenUsed/>
    <w:rsid w:val="00D83E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www.arduino.cc/en/Main/Software" TargetMode="External"/><Relationship Id="rId21" Type="http://schemas.openxmlformats.org/officeDocument/2006/relationships/image" Target="media/image8.png"/><Relationship Id="rId42" Type="http://schemas.openxmlformats.org/officeDocument/2006/relationships/image" Target="media/image20.GIF"/><Relationship Id="rId47" Type="http://schemas.openxmlformats.org/officeDocument/2006/relationships/footer" Target="footer3.xml"/><Relationship Id="rId63" Type="http://schemas.openxmlformats.org/officeDocument/2006/relationships/hyperlink" Target="https://www.elprocus.com/passive-infrared-pir-sensor-with-applications/" TargetMode="External"/><Relationship Id="rId68" Type="http://schemas.openxmlformats.org/officeDocument/2006/relationships/image" Target="media/image38.png"/><Relationship Id="rId84" Type="http://schemas.openxmlformats.org/officeDocument/2006/relationships/hyperlink" Target="http://www.fda.gov/about-fda/website-policies/website-disclaimer" TargetMode="External"/><Relationship Id="rId89" Type="http://schemas.openxmlformats.org/officeDocument/2006/relationships/hyperlink" Target="https://wwwnc.cdc.gov/eid/article/16/11/10-0703_article" TargetMode="External"/><Relationship Id="rId16" Type="http://schemas.openxmlformats.org/officeDocument/2006/relationships/image" Target="media/image5.jpeg"/><Relationship Id="rId11" Type="http://schemas.openxmlformats.org/officeDocument/2006/relationships/hyperlink" Target="https://www.espressif.com/" TargetMode="External"/><Relationship Id="rId32" Type="http://schemas.openxmlformats.org/officeDocument/2006/relationships/image" Target="media/image12.png"/><Relationship Id="rId37" Type="http://schemas.openxmlformats.org/officeDocument/2006/relationships/hyperlink" Target="https://www.arduino.cc/en/Main/Software" TargetMode="External"/><Relationship Id="rId53" Type="http://schemas.openxmlformats.org/officeDocument/2006/relationships/image" Target="media/image28.png"/><Relationship Id="rId58" Type="http://schemas.openxmlformats.org/officeDocument/2006/relationships/hyperlink" Target="https://microcontrollerslab.com/digital-frequency-meter-with-lcd-display/" TargetMode="External"/><Relationship Id="rId74" Type="http://schemas.openxmlformats.org/officeDocument/2006/relationships/hyperlink" Target="https://www.arduino.cc/en/Reference/LiquidCrystalCreateChar" TargetMode="External"/><Relationship Id="rId79" Type="http://schemas.openxmlformats.org/officeDocument/2006/relationships/hyperlink" Target="https://www.eurosurveillance.org/content/10.2807/1560-7917.ES.2020.25.5.2000080" TargetMode="External"/><Relationship Id="rId5" Type="http://schemas.openxmlformats.org/officeDocument/2006/relationships/settings" Target="settings.xml"/><Relationship Id="rId90" Type="http://schemas.openxmlformats.org/officeDocument/2006/relationships/hyperlink" Target="https://pubmed.ncbi.nlm.nih.gov/31766548/" TargetMode="External"/><Relationship Id="rId95" Type="http://schemas.openxmlformats.org/officeDocument/2006/relationships/theme" Target="theme/theme1.xml"/><Relationship Id="rId22" Type="http://schemas.openxmlformats.org/officeDocument/2006/relationships/hyperlink" Target="https://www.espruino.com/" TargetMode="External"/><Relationship Id="rId27" Type="http://schemas.openxmlformats.org/officeDocument/2006/relationships/hyperlink" Target="https://github.com/espressif/arduino-esp32" TargetMode="External"/><Relationship Id="rId43" Type="http://schemas.openxmlformats.org/officeDocument/2006/relationships/footer" Target="footer1.xml"/><Relationship Id="rId48" Type="http://schemas.openxmlformats.org/officeDocument/2006/relationships/image" Target="media/image23.jpeg"/><Relationship Id="rId64" Type="http://schemas.openxmlformats.org/officeDocument/2006/relationships/hyperlink" Target="https://www.elprocus.com/explain-different-types-leds-working-applications-engineering-students/" TargetMode="External"/><Relationship Id="rId69" Type="http://schemas.openxmlformats.org/officeDocument/2006/relationships/image" Target="media/image39.GIF"/><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hyperlink" Target="https://www.arduino.cc/en/Reference/LiquidCrystal" TargetMode="External"/><Relationship Id="rId80" Type="http://schemas.openxmlformats.org/officeDocument/2006/relationships/hyperlink" Target="http://www.fda.gov/about-fda/website-policies/website-disclaimer" TargetMode="External"/><Relationship Id="rId85" Type="http://schemas.openxmlformats.org/officeDocument/2006/relationships/hyperlink" Target="https://www.sciencedirect.com/science/article/pii/S0033350615002838" TargetMode="External"/><Relationship Id="rId93" Type="http://schemas.openxmlformats.org/officeDocument/2006/relationships/hyperlink" Target="https://pubmed.ncbi.nlm.nih.gov/29493342/"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github.com/espressif/arduino-esp32"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2.xml"/><Relationship Id="rId59" Type="http://schemas.openxmlformats.org/officeDocument/2006/relationships/image" Target="media/image32.jpeg"/><Relationship Id="rId67" Type="http://schemas.openxmlformats.org/officeDocument/2006/relationships/image" Target="media/image37.png"/><Relationship Id="rId20"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hyperlink" Target="https://journals.plos.org/plosone/article?id=10.1371/journal.pone.0014490" TargetMode="External"/><Relationship Id="rId88" Type="http://schemas.openxmlformats.org/officeDocument/2006/relationships/hyperlink" Target="http://www.fda.gov/about-fda/website-policies/website-disclaimer" TargetMode="External"/><Relationship Id="rId91" Type="http://schemas.openxmlformats.org/officeDocument/2006/relationships/hyperlink" Target="https://pubmed.ncbi.nlm.nih.gov/192157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mongoose-os.com/" TargetMode="External"/><Relationship Id="rId28" Type="http://schemas.openxmlformats.org/officeDocument/2006/relationships/hyperlink" Target="https://github.com/espressif/arduino-esp32/archive/master.zip"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yperlink" Target="https://www.arduino.cc/reference/en/language/functions/math/map/" TargetMode="External"/><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image" Target="media/image21.jpeg"/><Relationship Id="rId52" Type="http://schemas.openxmlformats.org/officeDocument/2006/relationships/image" Target="media/image27.png"/><Relationship Id="rId60" Type="http://schemas.openxmlformats.org/officeDocument/2006/relationships/image" Target="media/image33.jpeg"/><Relationship Id="rId65" Type="http://schemas.openxmlformats.org/officeDocument/2006/relationships/image" Target="media/image36.jpeg"/><Relationship Id="rId73" Type="http://schemas.openxmlformats.org/officeDocument/2006/relationships/hyperlink" Target="https://www.asciitable.com/" TargetMode="External"/><Relationship Id="rId78" Type="http://schemas.openxmlformats.org/officeDocument/2006/relationships/hyperlink" Target="https://www.ncbi.nlm.nih.gov/pmc/articles/PMC7060038/" TargetMode="External"/><Relationship Id="rId81" Type="http://schemas.openxmlformats.org/officeDocument/2006/relationships/hyperlink" Target="https://europepmc.org/article/med/21515982" TargetMode="External"/><Relationship Id="rId86" Type="http://schemas.openxmlformats.org/officeDocument/2006/relationships/hyperlink" Target="http://www.fda.gov/about-fda/website-policies/website-disclaimer"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Wi-Fi_Direct" TargetMode="External"/><Relationship Id="rId18" Type="http://schemas.openxmlformats.org/officeDocument/2006/relationships/hyperlink" Target="http://www.silabs.com/" TargetMode="External"/><Relationship Id="rId39" Type="http://schemas.openxmlformats.org/officeDocument/2006/relationships/hyperlink" Target="https://www.arduino.cc/en/Main/Software" TargetMode="Externa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41.jpeg"/><Relationship Id="rId92" Type="http://schemas.openxmlformats.org/officeDocument/2006/relationships/hyperlink" Target="https://pubmed.ncbi.nlm.nih.gov/15636300/"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en.wikipedia.org/wiki/ESP32" TargetMode="Externa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hyperlink" Target="https://en.wikipedia.org/wiki/Hitachi_HD44780_LCD_controller" TargetMode="External"/><Relationship Id="rId87" Type="http://schemas.openxmlformats.org/officeDocument/2006/relationships/hyperlink" Target="https://europepmc.org/article/med/23535669" TargetMode="External"/><Relationship Id="rId61" Type="http://schemas.openxmlformats.org/officeDocument/2006/relationships/image" Target="media/image34.jpeg"/><Relationship Id="rId82" Type="http://schemas.openxmlformats.org/officeDocument/2006/relationships/hyperlink" Target="http://www.fda.gov/about-fda/website-policies/website-disclaimer" TargetMode="External"/><Relationship Id="rId19" Type="http://schemas.openxmlformats.org/officeDocument/2006/relationships/hyperlink" Target="https://www.silabs.com/products/development-tools/software/usb-to-uart-bridge-vcp-drivers" TargetMode="External"/><Relationship Id="rId14" Type="http://schemas.openxmlformats.org/officeDocument/2006/relationships/hyperlink" Target="https://lastminuteengineers.com/esp32-sleep-modes-power-consumption/"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1930DC-55B3-4A9E-A213-653E64453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72</Pages>
  <Words>11357</Words>
  <Characters>64735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18P35A0257</cp:lastModifiedBy>
  <cp:revision>9</cp:revision>
  <dcterms:created xsi:type="dcterms:W3CDTF">2021-07-21T10:20:00Z</dcterms:created>
  <dcterms:modified xsi:type="dcterms:W3CDTF">2021-07-22T15:40:00Z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